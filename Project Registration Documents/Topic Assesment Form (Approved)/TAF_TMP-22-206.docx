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000" w:firstRow="0" w:lastRow="0" w:firstColumn="0" w:lastColumn="0" w:noHBand="0" w:noVBand="0"/>
      </w:tblPr>
      <w:tblGrid>
        <w:gridCol w:w="1224"/>
        <w:gridCol w:w="7003"/>
      </w:tblGrid>
      <w:tr w:rsidR="00177A5D" w14:paraId="42B9795E" w14:textId="77777777" w:rsidTr="4ADA2F20">
        <w:trPr>
          <w:jc w:val="center"/>
        </w:trPr>
        <w:tc>
          <w:tcPr>
            <w:tcW w:w="1224" w:type="dxa"/>
            <w:vAlign w:val="center"/>
          </w:tcPr>
          <w:p w14:paraId="22BD2D98" w14:textId="2BD8F6F3" w:rsidR="00177A5D" w:rsidRDefault="4ADA2F20" w:rsidP="44421823">
            <w:pPr>
              <w:jc w:val="center"/>
              <w:rPr>
                <w:rFonts w:ascii="Calibri" w:hAnsi="Calibri" w:cs="Calibri"/>
                <w:b/>
                <w:bCs/>
                <w:sz w:val="36"/>
                <w:szCs w:val="36"/>
              </w:rPr>
            </w:pPr>
            <w:r>
              <w:t xml:space="preserve"> </w:t>
            </w:r>
            <w:r w:rsidR="00177A5D">
              <w:rPr>
                <w:noProof/>
                <w:lang w:bidi="si-LK"/>
              </w:rPr>
              <w:drawing>
                <wp:inline distT="0" distB="0" distL="0" distR="0" wp14:anchorId="50B5C1C9" wp14:editId="67D81AA7">
                  <wp:extent cx="57150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 cy="695325"/>
                          </a:xfrm>
                          <a:prstGeom prst="rect">
                            <a:avLst/>
                          </a:prstGeom>
                          <a:noFill/>
                          <a:ln w="9525">
                            <a:noFill/>
                            <a:miter lim="800000"/>
                            <a:headEnd/>
                            <a:tailEnd/>
                          </a:ln>
                        </pic:spPr>
                      </pic:pic>
                    </a:graphicData>
                  </a:graphic>
                </wp:inline>
              </w:drawing>
            </w:r>
          </w:p>
        </w:tc>
        <w:tc>
          <w:tcPr>
            <w:tcW w:w="7003" w:type="dxa"/>
            <w:vAlign w:val="center"/>
          </w:tcPr>
          <w:p w14:paraId="4E8AED2B" w14:textId="5B4B6577" w:rsidR="00177A5D" w:rsidRPr="00007C14" w:rsidRDefault="00177A5D" w:rsidP="2907B27B">
            <w:pPr>
              <w:jc w:val="center"/>
              <w:rPr>
                <w:rFonts w:ascii="Calibri" w:hAnsi="Calibri" w:cs="Calibri"/>
                <w:b/>
                <w:bCs/>
                <w:sz w:val="32"/>
                <w:szCs w:val="32"/>
              </w:rPr>
            </w:pPr>
            <w:r w:rsidRPr="2907B27B">
              <w:rPr>
                <w:rFonts w:ascii="Calibri" w:hAnsi="Calibri" w:cs="Calibri"/>
                <w:b/>
                <w:bCs/>
                <w:sz w:val="32"/>
                <w:szCs w:val="32"/>
              </w:rPr>
              <w:t>Sri Lanka Institute of Information Technology</w:t>
            </w:r>
            <w:r w:rsidR="00AE3730">
              <w:rPr>
                <w:noProof/>
              </w:rPr>
              <mc:AlternateContent>
                <mc:Choice Requires="wps">
                  <w:drawing>
                    <wp:inline distT="0" distB="0" distL="114300" distR="114300" wp14:anchorId="283AE7E2" wp14:editId="2148101A">
                      <wp:extent cx="2214245" cy="471170"/>
                      <wp:effectExtent l="0" t="0" r="14605" b="24130"/>
                      <wp:docPr id="688370299" name="Rectangle 10"/>
                      <wp:cNvGraphicFramePr/>
                      <a:graphic xmlns:a="http://schemas.openxmlformats.org/drawingml/2006/main">
                        <a:graphicData uri="http://schemas.microsoft.com/office/word/2010/wordprocessingShape">
                          <wps:wsp>
                            <wps:cNvSpPr/>
                            <wps:spPr>
                              <a:xfrm>
                                <a:off x="0" y="0"/>
                                <a:ext cx="2214245" cy="4711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D1F33" w14:textId="3CF1A584" w:rsidR="00221D8C" w:rsidRPr="00A960A0" w:rsidRDefault="00AE3730" w:rsidP="00A960A0">
                                  <w:pPr>
                                    <w:pStyle w:val="Subtitle"/>
                                  </w:pPr>
                                  <w:r w:rsidRPr="00A960A0">
                                    <w:t xml:space="preserve">Temporary </w:t>
                                  </w:r>
                                  <w:proofErr w:type="gramStart"/>
                                  <w:r w:rsidRPr="00A960A0">
                                    <w:t>ID</w:t>
                                  </w:r>
                                  <w:r w:rsidR="00151119">
                                    <w:t xml:space="preserve"> :</w:t>
                                  </w:r>
                                  <w:proofErr w:type="gramEnd"/>
                                  <w:r w:rsidR="00151119">
                                    <w:t xml:space="preserve"> TMP-22-206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3AE7E2" id="Rectangle 10" o:spid="_x0000_s1026" style="width:174.35pt;height:3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" fillcolor="white [3212]" strokecolor="black [3213]" strokeweight="2pt">
                      <v:textbox>
                        <w:txbxContent>
                          <w:p w14:paraId="554D1F33" w14:textId="3CF1A584" w:rsidR="00221D8C" w:rsidRPr="00A960A0" w:rsidRDefault="00AE3730" w:rsidP="00A960A0">
                            <w:pPr>
                              <w:pStyle w:val="Subtitle"/>
                            </w:pPr>
                            <w:r w:rsidRPr="00A960A0">
                              <w:t xml:space="preserve">Temporary </w:t>
                            </w:r>
                            <w:proofErr w:type="gramStart"/>
                            <w:r w:rsidRPr="00A960A0">
                              <w:t>ID</w:t>
                            </w:r>
                            <w:r w:rsidR="00151119">
                              <w:t xml:space="preserve"> :</w:t>
                            </w:r>
                            <w:proofErr w:type="gramEnd"/>
                            <w:r w:rsidR="00151119">
                              <w:t xml:space="preserve"> TMP-22-206</w:t>
                            </w:r>
                          </w:p>
                        </w:txbxContent>
                      </v:textbox>
                      <w10:anchorlock/>
                    </v:rect>
                  </w:pict>
                </mc:Fallback>
              </mc:AlternateContent>
            </w:r>
          </w:p>
        </w:tc>
      </w:tr>
    </w:tbl>
    <w:p w14:paraId="6071D075" w14:textId="1EE5DC93" w:rsidR="00943C33" w:rsidRDefault="00CA5E33" w:rsidP="00F53959">
      <w:pPr>
        <w:ind w:left="2160" w:firstLine="720"/>
        <w:rPr>
          <w:sz w:val="28"/>
          <w:szCs w:val="28"/>
          <w:u w:val="single"/>
        </w:rPr>
      </w:pPr>
      <w:r>
        <w:rPr>
          <w:sz w:val="28"/>
          <w:szCs w:val="28"/>
          <w:u w:val="single"/>
        </w:rPr>
        <w:t xml:space="preserve">Project Topic Assessment – </w:t>
      </w:r>
      <w:r w:rsidR="006A0360">
        <w:rPr>
          <w:sz w:val="28"/>
          <w:szCs w:val="28"/>
          <w:u w:val="single"/>
        </w:rPr>
        <w:t>2022 (Regular)</w:t>
      </w:r>
    </w:p>
    <w:p w14:paraId="49313F76" w14:textId="4815D16B" w:rsidR="0027165B" w:rsidRDefault="0027165B" w:rsidP="0027165B">
      <w:pPr>
        <w:rPr>
          <w:sz w:val="28"/>
          <w:szCs w:val="28"/>
        </w:rPr>
      </w:pPr>
      <w:r>
        <w:rPr>
          <w:noProof/>
          <w:lang w:bidi="si-LK"/>
        </w:rPr>
        <mc:AlternateContent>
          <mc:Choice Requires="wps">
            <w:drawing>
              <wp:anchor distT="0" distB="0" distL="114300" distR="114300" simplePos="0" relativeHeight="251658245" behindDoc="0" locked="0" layoutInCell="1" allowOverlap="1" wp14:anchorId="521001C9" wp14:editId="638CA5D1">
                <wp:simplePos x="0" y="0"/>
                <wp:positionH relativeFrom="column">
                  <wp:posOffset>0</wp:posOffset>
                </wp:positionH>
                <wp:positionV relativeFrom="paragraph">
                  <wp:posOffset>282258</wp:posOffset>
                </wp:positionV>
                <wp:extent cx="5819775" cy="385762"/>
                <wp:effectExtent l="0" t="0" r="28575"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385762"/>
                        </a:xfrm>
                        <a:prstGeom prst="rect">
                          <a:avLst/>
                        </a:prstGeom>
                        <a:solidFill>
                          <a:srgbClr val="FFFFFF"/>
                        </a:solidFill>
                        <a:ln w="9525">
                          <a:solidFill>
                            <a:schemeClr val="tx2">
                              <a:lumMod val="60000"/>
                              <a:lumOff val="40000"/>
                            </a:schemeClr>
                          </a:solidFill>
                          <a:miter lim="800000"/>
                          <a:headEnd/>
                          <a:tailEnd/>
                        </a:ln>
                      </wps:spPr>
                      <wps:txbx>
                        <w:txbxContent>
                          <w:p w14:paraId="5B6A5E6B" w14:textId="11EF8546" w:rsidR="0027165B" w:rsidRDefault="00A00740" w:rsidP="0027165B">
                            <w:r>
                              <w:t>“</w:t>
                            </w:r>
                            <w:r w:rsidRPr="00A00740">
                              <w:t>AITor</w:t>
                            </w:r>
                            <w:r>
                              <w:t>”</w:t>
                            </w:r>
                            <w:r w:rsidRPr="00A00740">
                              <w:t>- Smart Assistive and personalized student education platform based on AI</w:t>
                            </w:r>
                            <w:r w:rsidR="00D210A7">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21001C9" id="_x0000_t202" coordsize="21600,21600" o:spt="202" path="m,l,21600r21600,l21600,xe">
                <v:stroke joinstyle="miter"/>
                <v:path gradientshapeok="t" o:connecttype="rect"/>
              </v:shapetype>
              <v:shape id="Text Box 2" o:spid="_x0000_s1027" type="#_x0000_t202" style="position:absolute;margin-left:0;margin-top:22.25pt;width:458.25pt;height:30.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" strokecolor="#548dd4 [1951]">
                <v:textbox>
                  <w:txbxContent>
                    <w:p w14:paraId="5B6A5E6B" w14:textId="11EF8546" w:rsidR="0027165B" w:rsidRDefault="00A00740" w:rsidP="0027165B">
                      <w:r>
                        <w:t>“</w:t>
                      </w:r>
                      <w:r w:rsidRPr="00A00740">
                        <w:t>AITor</w:t>
                      </w:r>
                      <w:r>
                        <w:t>”</w:t>
                      </w:r>
                      <w:r w:rsidRPr="00A00740">
                        <w:t>- Smart Assistive and personalized student education platform based on AI</w:t>
                      </w:r>
                      <w:r w:rsidR="00D210A7">
                        <w:t>.</w:t>
                      </w:r>
                    </w:p>
                  </w:txbxContent>
                </v:textbox>
              </v:shape>
            </w:pict>
          </mc:Fallback>
        </mc:AlternateContent>
      </w:r>
      <w:r w:rsidRPr="0027165B">
        <w:rPr>
          <w:sz w:val="28"/>
          <w:szCs w:val="28"/>
        </w:rPr>
        <w:t>Topic</w:t>
      </w:r>
    </w:p>
    <w:p w14:paraId="6B22464A" w14:textId="77991DB6" w:rsidR="0027165B" w:rsidRPr="0027165B" w:rsidRDefault="0027165B" w:rsidP="0027165B">
      <w:pPr>
        <w:rPr>
          <w:sz w:val="28"/>
          <w:szCs w:val="28"/>
        </w:rPr>
      </w:pPr>
    </w:p>
    <w:p w14:paraId="6EC6E1E1" w14:textId="6F473597" w:rsidR="0022133C" w:rsidRPr="00177A5D" w:rsidRDefault="0022133C" w:rsidP="0022133C">
      <w:pPr>
        <w:rPr>
          <w:sz w:val="26"/>
          <w:szCs w:val="26"/>
        </w:rPr>
      </w:pPr>
      <w:r>
        <w:rPr>
          <w:sz w:val="26"/>
          <w:szCs w:val="26"/>
        </w:rPr>
        <w:t>Abstract (200 Words Max):</w:t>
      </w:r>
    </w:p>
    <w:p w14:paraId="5ED45E29" w14:textId="77777777" w:rsidR="0022133C" w:rsidRDefault="0022133C" w:rsidP="0022133C">
      <w:r>
        <w:rPr>
          <w:noProof/>
          <w:lang w:bidi="si-LK"/>
        </w:rPr>
        <mc:AlternateContent>
          <mc:Choice Requires="wps">
            <w:drawing>
              <wp:anchor distT="0" distB="0" distL="114300" distR="114300" simplePos="0" relativeHeight="251658242" behindDoc="0" locked="0" layoutInCell="1" allowOverlap="1" wp14:anchorId="1B6B8BB5" wp14:editId="3F37A504">
                <wp:simplePos x="0" y="0"/>
                <wp:positionH relativeFrom="column">
                  <wp:posOffset>15240</wp:posOffset>
                </wp:positionH>
                <wp:positionV relativeFrom="paragraph">
                  <wp:posOffset>5715</wp:posOffset>
                </wp:positionV>
                <wp:extent cx="5819775" cy="4335780"/>
                <wp:effectExtent l="0" t="0" r="28575"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4335780"/>
                        </a:xfrm>
                        <a:prstGeom prst="rect">
                          <a:avLst/>
                        </a:prstGeom>
                        <a:solidFill>
                          <a:srgbClr val="FFFFFF"/>
                        </a:solidFill>
                        <a:ln w="9525">
                          <a:solidFill>
                            <a:schemeClr val="tx2">
                              <a:lumMod val="60000"/>
                              <a:lumOff val="40000"/>
                            </a:schemeClr>
                          </a:solidFill>
                          <a:miter lim="800000"/>
                          <a:headEnd/>
                          <a:tailEnd/>
                        </a:ln>
                      </wps:spPr>
                      <wps:txbx>
                        <w:txbxContent>
                          <w:p w14:paraId="44A8BB04" w14:textId="5D25F472" w:rsidR="00321E08" w:rsidRDefault="003C6C3B" w:rsidP="00DE1960">
                            <w:r w:rsidRPr="003C6C3B">
                              <w:t>Education refers to the discipline that is concerned with methods of teaching</w:t>
                            </w:r>
                            <w:r w:rsidR="003C61BE">
                              <w:t xml:space="preserve">, </w:t>
                            </w:r>
                            <w:r w:rsidR="00122565" w:rsidRPr="003C6C3B">
                              <w:t>learning,</w:t>
                            </w:r>
                            <w:r w:rsidR="003C61BE">
                              <w:t xml:space="preserve"> and assessing</w:t>
                            </w:r>
                            <w:r w:rsidRPr="003C6C3B">
                              <w:t xml:space="preserve"> </w:t>
                            </w:r>
                            <w:r w:rsidR="00123778">
                              <w:t>subject matters</w:t>
                            </w:r>
                            <w:r w:rsidRPr="003C6C3B">
                              <w:t>.</w:t>
                            </w:r>
                            <w:sdt>
                              <w:sdtPr>
                                <w:id w:val="-1862348699"/>
                                <w:citation/>
                              </w:sdtPr>
                              <w:sdtEndPr/>
                              <w:sdtContent>
                                <w:r>
                                  <w:fldChar w:fldCharType="begin"/>
                                </w:r>
                                <w:r>
                                  <w:instrText xml:space="preserve"> CITATION Bro21 \l 1033 </w:instrText>
                                </w:r>
                                <w:r>
                                  <w:fldChar w:fldCharType="separate"/>
                                </w:r>
                                <w:r w:rsidR="00DA7C66">
                                  <w:rPr>
                                    <w:noProof/>
                                  </w:rPr>
                                  <w:t xml:space="preserve"> [1]</w:t>
                                </w:r>
                                <w:r>
                                  <w:fldChar w:fldCharType="end"/>
                                </w:r>
                              </w:sdtContent>
                            </w:sdt>
                            <w:r w:rsidR="00FC04F7">
                              <w:t xml:space="preserve"> For years, </w:t>
                            </w:r>
                            <w:r w:rsidR="00432073">
                              <w:t>there is no sign</w:t>
                            </w:r>
                            <w:r w:rsidR="00C20F9B">
                              <w:t xml:space="preserve">ificant </w:t>
                            </w:r>
                            <w:r w:rsidR="00E94FEE">
                              <w:t xml:space="preserve">change </w:t>
                            </w:r>
                            <w:r w:rsidR="00815CA8">
                              <w:t xml:space="preserve">of </w:t>
                            </w:r>
                            <w:r w:rsidR="00FC04F7">
                              <w:t xml:space="preserve">the way we learn and how we </w:t>
                            </w:r>
                            <w:r w:rsidR="00EC7870">
                              <w:t>assess</w:t>
                            </w:r>
                            <w:r w:rsidR="00FC04F7">
                              <w:t xml:space="preserve"> </w:t>
                            </w:r>
                            <w:r w:rsidR="00667F89">
                              <w:t>what</w:t>
                            </w:r>
                            <w:r w:rsidR="00552A5E">
                              <w:t xml:space="preserve"> we learnt</w:t>
                            </w:r>
                            <w:r w:rsidR="00667500">
                              <w:t xml:space="preserve">. </w:t>
                            </w:r>
                            <w:r w:rsidR="00667F89">
                              <w:t xml:space="preserve">At present, </w:t>
                            </w:r>
                            <w:r w:rsidR="00512370">
                              <w:t xml:space="preserve">written examinations are in high demand for assessing the subject matters. </w:t>
                            </w:r>
                            <w:r w:rsidR="006848B2">
                              <w:t xml:space="preserve">But with the advancement of the </w:t>
                            </w:r>
                            <w:r w:rsidR="00AA74F1">
                              <w:t xml:space="preserve">technology </w:t>
                            </w:r>
                            <w:r w:rsidR="00736C6E">
                              <w:t xml:space="preserve">there are new means of assessment methodologies available in the world. </w:t>
                            </w:r>
                            <w:r w:rsidR="00CF0C02">
                              <w:t xml:space="preserve">Considering the learning strategies, rather than teaching </w:t>
                            </w:r>
                            <w:r w:rsidR="00816DE7">
                              <w:t>a student</w:t>
                            </w:r>
                            <w:r w:rsidR="002467DD">
                              <w:t xml:space="preserve"> with </w:t>
                            </w:r>
                            <w:r w:rsidR="00617548">
                              <w:t xml:space="preserve">pre-defined set of </w:t>
                            </w:r>
                            <w:r w:rsidR="00041962">
                              <w:t>subjects</w:t>
                            </w:r>
                            <w:r w:rsidR="00476578">
                              <w:t xml:space="preserve">, </w:t>
                            </w:r>
                            <w:r w:rsidR="00EC7D2D">
                              <w:t>there should be</w:t>
                            </w:r>
                            <w:r w:rsidR="00041962">
                              <w:t xml:space="preserve"> a </w:t>
                            </w:r>
                            <w:r w:rsidR="00EC7D2D">
                              <w:t xml:space="preserve">way to </w:t>
                            </w:r>
                            <w:r w:rsidR="003B6ED5">
                              <w:t xml:space="preserve">identify beforehand potential </w:t>
                            </w:r>
                            <w:r w:rsidR="006A087B">
                              <w:t xml:space="preserve">expert </w:t>
                            </w:r>
                            <w:r w:rsidR="00295EAC">
                              <w:t>subject area of the student</w:t>
                            </w:r>
                            <w:r w:rsidR="00D73C48">
                              <w:t xml:space="preserve">. </w:t>
                            </w:r>
                            <w:r w:rsidR="00313CED">
                              <w:t xml:space="preserve">Framing </w:t>
                            </w:r>
                            <w:r w:rsidR="00B75F2D">
                              <w:t xml:space="preserve">a </w:t>
                            </w:r>
                            <w:r w:rsidR="00313CED">
                              <w:t>student/s</w:t>
                            </w:r>
                            <w:r w:rsidR="00861046">
                              <w:t xml:space="preserve"> for </w:t>
                            </w:r>
                            <w:r w:rsidR="00BB3891">
                              <w:t xml:space="preserve">a classroom/s with a tutor/s </w:t>
                            </w:r>
                            <w:r w:rsidR="003B2462">
                              <w:t xml:space="preserve">could affect in a negative way for a student who is highly </w:t>
                            </w:r>
                            <w:r w:rsidR="003B196F">
                              <w:t>engageable</w:t>
                            </w:r>
                            <w:r w:rsidR="003B2462">
                              <w:t xml:space="preserve"> and </w:t>
                            </w:r>
                            <w:r w:rsidR="000A2A70">
                              <w:t xml:space="preserve">active. </w:t>
                            </w:r>
                            <w:r w:rsidR="00BB0CCD">
                              <w:t>Furthermore,</w:t>
                            </w:r>
                            <w:r w:rsidR="00C8632E">
                              <w:t xml:space="preserve"> there </w:t>
                            </w:r>
                            <w:r w:rsidR="004053B2">
                              <w:t xml:space="preserve">are students who finds it </w:t>
                            </w:r>
                            <w:r w:rsidR="00EF5783">
                              <w:t xml:space="preserve">difficult to provide written solutions to a </w:t>
                            </w:r>
                            <w:r w:rsidR="00BD3AE9">
                              <w:t xml:space="preserve">problem </w:t>
                            </w:r>
                            <w:r w:rsidR="008434F5">
                              <w:t xml:space="preserve">but finds it easy and engaging to </w:t>
                            </w:r>
                            <w:r w:rsidR="00BB0CCD">
                              <w:t xml:space="preserve">verbally express the answer with real-world scenarios. </w:t>
                            </w:r>
                          </w:p>
                          <w:p w14:paraId="152842F7" w14:textId="77777777" w:rsidR="009B11AE" w:rsidRDefault="00DE1960" w:rsidP="00DE1960">
                            <w:r>
                              <w:t>Due to the long education path of a student, it is difficult to track and provide analyzed</w:t>
                            </w:r>
                            <w:r w:rsidR="00406D77">
                              <w:t>/accurate</w:t>
                            </w:r>
                            <w:r>
                              <w:t xml:space="preserve"> solutions to above problems with current utilizing means.</w:t>
                            </w:r>
                          </w:p>
                          <w:p w14:paraId="73D18B53" w14:textId="0DB5AD1B" w:rsidR="009B11AE" w:rsidRDefault="009B11AE" w:rsidP="00DE1960">
                            <w:r>
                              <w:t>Main objective of the research is t</w:t>
                            </w:r>
                            <w:r w:rsidRPr="009B11AE">
                              <w:t>o develop AI based Smart Assistive Platform to Provide Detailed Analysis on Student Education on their Learning Patterns.</w:t>
                            </w:r>
                          </w:p>
                          <w:p w14:paraId="6E16D7E4" w14:textId="70CF1628" w:rsidR="00DE1960" w:rsidRPr="003C6C3B" w:rsidRDefault="00DE1960" w:rsidP="00DE1960">
                            <w:r>
                              <w:t xml:space="preserve"> </w:t>
                            </w:r>
                          </w:p>
                          <w:p w14:paraId="739D31BB" w14:textId="697E618B" w:rsidR="0022133C" w:rsidRDefault="0022133C" w:rsidP="0022133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6B8BB5" id="_x0000_s1028" type="#_x0000_t202" style="position:absolute;margin-left:1.2pt;margin-top:.45pt;width:458.25pt;height:341.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" strokecolor="#548dd4 [1951]">
                <v:textbox>
                  <w:txbxContent>
                    <w:p w14:paraId="44A8BB04" w14:textId="5D25F472" w:rsidR="00321E08" w:rsidRDefault="003C6C3B" w:rsidP="00DE1960">
                      <w:r w:rsidRPr="003C6C3B">
                        <w:t>Education refers to the discipline that is concerned with methods of teaching</w:t>
                      </w:r>
                      <w:r w:rsidR="003C61BE">
                        <w:t xml:space="preserve">, </w:t>
                      </w:r>
                      <w:r w:rsidR="00122565" w:rsidRPr="003C6C3B">
                        <w:t>learning,</w:t>
                      </w:r>
                      <w:r w:rsidR="003C61BE">
                        <w:t xml:space="preserve"> and assessing</w:t>
                      </w:r>
                      <w:r w:rsidRPr="003C6C3B">
                        <w:t xml:space="preserve"> </w:t>
                      </w:r>
                      <w:r w:rsidR="00123778">
                        <w:t>subject matters</w:t>
                      </w:r>
                      <w:r w:rsidRPr="003C6C3B">
                        <w:t>.</w:t>
                      </w:r>
                      <w:sdt>
                        <w:sdtPr>
                          <w:id w:val="-1862348699"/>
                          <w:citation/>
                        </w:sdtPr>
                        <w:sdtEndPr/>
                        <w:sdtContent>
                          <w:r>
                            <w:fldChar w:fldCharType="begin"/>
                          </w:r>
                          <w:r>
                            <w:instrText xml:space="preserve"> CITATION Bro21 \l 1033 </w:instrText>
                          </w:r>
                          <w:r>
                            <w:fldChar w:fldCharType="separate"/>
                          </w:r>
                          <w:r w:rsidR="00DA7C66">
                            <w:rPr>
                              <w:noProof/>
                            </w:rPr>
                            <w:t xml:space="preserve"> [1]</w:t>
                          </w:r>
                          <w:r>
                            <w:fldChar w:fldCharType="end"/>
                          </w:r>
                        </w:sdtContent>
                      </w:sdt>
                      <w:r w:rsidR="00FC04F7">
                        <w:t xml:space="preserve"> For years, </w:t>
                      </w:r>
                      <w:r w:rsidR="00432073">
                        <w:t>there is no sign</w:t>
                      </w:r>
                      <w:r w:rsidR="00C20F9B">
                        <w:t xml:space="preserve">ificant </w:t>
                      </w:r>
                      <w:r w:rsidR="00E94FEE">
                        <w:t xml:space="preserve">change </w:t>
                      </w:r>
                      <w:r w:rsidR="00815CA8">
                        <w:t xml:space="preserve">of </w:t>
                      </w:r>
                      <w:r w:rsidR="00FC04F7">
                        <w:t xml:space="preserve">the way we learn and how we </w:t>
                      </w:r>
                      <w:r w:rsidR="00EC7870">
                        <w:t>assess</w:t>
                      </w:r>
                      <w:r w:rsidR="00FC04F7">
                        <w:t xml:space="preserve"> </w:t>
                      </w:r>
                      <w:r w:rsidR="00667F89">
                        <w:t>what</w:t>
                      </w:r>
                      <w:r w:rsidR="00552A5E">
                        <w:t xml:space="preserve"> we learnt</w:t>
                      </w:r>
                      <w:r w:rsidR="00667500">
                        <w:t xml:space="preserve">. </w:t>
                      </w:r>
                      <w:r w:rsidR="00667F89">
                        <w:t xml:space="preserve">At present, </w:t>
                      </w:r>
                      <w:r w:rsidR="00512370">
                        <w:t xml:space="preserve">written examinations are in high demand for assessing the subject matters. </w:t>
                      </w:r>
                      <w:r w:rsidR="006848B2">
                        <w:t xml:space="preserve">But with the advancement of the </w:t>
                      </w:r>
                      <w:r w:rsidR="00AA74F1">
                        <w:t xml:space="preserve">technology </w:t>
                      </w:r>
                      <w:r w:rsidR="00736C6E">
                        <w:t xml:space="preserve">there are new means of assessment methodologies available in the world. </w:t>
                      </w:r>
                      <w:r w:rsidR="00CF0C02">
                        <w:t xml:space="preserve">Considering the learning strategies, rather than teaching </w:t>
                      </w:r>
                      <w:r w:rsidR="00816DE7">
                        <w:t>a student</w:t>
                      </w:r>
                      <w:r w:rsidR="002467DD">
                        <w:t xml:space="preserve"> with </w:t>
                      </w:r>
                      <w:r w:rsidR="00617548">
                        <w:t xml:space="preserve">pre-defined set of </w:t>
                      </w:r>
                      <w:r w:rsidR="00041962">
                        <w:t>subjects</w:t>
                      </w:r>
                      <w:r w:rsidR="00476578">
                        <w:t xml:space="preserve">, </w:t>
                      </w:r>
                      <w:r w:rsidR="00EC7D2D">
                        <w:t>there should be</w:t>
                      </w:r>
                      <w:r w:rsidR="00041962">
                        <w:t xml:space="preserve"> a </w:t>
                      </w:r>
                      <w:r w:rsidR="00EC7D2D">
                        <w:t xml:space="preserve">way to </w:t>
                      </w:r>
                      <w:r w:rsidR="003B6ED5">
                        <w:t xml:space="preserve">identify beforehand potential </w:t>
                      </w:r>
                      <w:r w:rsidR="006A087B">
                        <w:t xml:space="preserve">expert </w:t>
                      </w:r>
                      <w:r w:rsidR="00295EAC">
                        <w:t>subject area of the student</w:t>
                      </w:r>
                      <w:r w:rsidR="00D73C48">
                        <w:t xml:space="preserve">. </w:t>
                      </w:r>
                      <w:r w:rsidR="00313CED">
                        <w:t xml:space="preserve">Framing </w:t>
                      </w:r>
                      <w:r w:rsidR="00B75F2D">
                        <w:t xml:space="preserve">a </w:t>
                      </w:r>
                      <w:r w:rsidR="00313CED">
                        <w:t>student/s</w:t>
                      </w:r>
                      <w:r w:rsidR="00861046">
                        <w:t xml:space="preserve"> for </w:t>
                      </w:r>
                      <w:r w:rsidR="00BB3891">
                        <w:t xml:space="preserve">a classroom/s with a tutor/s </w:t>
                      </w:r>
                      <w:r w:rsidR="003B2462">
                        <w:t xml:space="preserve">could affect in a negative way for a student who is highly </w:t>
                      </w:r>
                      <w:r w:rsidR="003B196F">
                        <w:t>engageable</w:t>
                      </w:r>
                      <w:r w:rsidR="003B2462">
                        <w:t xml:space="preserve"> and </w:t>
                      </w:r>
                      <w:r w:rsidR="000A2A70">
                        <w:t xml:space="preserve">active. </w:t>
                      </w:r>
                      <w:r w:rsidR="00BB0CCD">
                        <w:t>Furthermore,</w:t>
                      </w:r>
                      <w:r w:rsidR="00C8632E">
                        <w:t xml:space="preserve"> there </w:t>
                      </w:r>
                      <w:r w:rsidR="004053B2">
                        <w:t xml:space="preserve">are students who finds it </w:t>
                      </w:r>
                      <w:r w:rsidR="00EF5783">
                        <w:t xml:space="preserve">difficult to provide written solutions to a </w:t>
                      </w:r>
                      <w:r w:rsidR="00BD3AE9">
                        <w:t xml:space="preserve">problem </w:t>
                      </w:r>
                      <w:r w:rsidR="008434F5">
                        <w:t xml:space="preserve">but finds it easy and engaging to </w:t>
                      </w:r>
                      <w:r w:rsidR="00BB0CCD">
                        <w:t xml:space="preserve">verbally express the answer with real-world scenarios. </w:t>
                      </w:r>
                    </w:p>
                    <w:p w14:paraId="152842F7" w14:textId="77777777" w:rsidR="009B11AE" w:rsidRDefault="00DE1960" w:rsidP="00DE1960">
                      <w:r>
                        <w:t>Due to the long education path of a student, it is difficult to track and provide analyzed</w:t>
                      </w:r>
                      <w:r w:rsidR="00406D77">
                        <w:t>/accurate</w:t>
                      </w:r>
                      <w:r>
                        <w:t xml:space="preserve"> solutions to above problems with current utilizing means.</w:t>
                      </w:r>
                    </w:p>
                    <w:p w14:paraId="73D18B53" w14:textId="0DB5AD1B" w:rsidR="009B11AE" w:rsidRDefault="009B11AE" w:rsidP="00DE1960">
                      <w:r>
                        <w:t>Main objective of the research is t</w:t>
                      </w:r>
                      <w:r w:rsidRPr="009B11AE">
                        <w:t>o develop AI based Smart Assistive Platform to Provide Detailed Analysis on Student Education on their Learning Patterns.</w:t>
                      </w:r>
                    </w:p>
                    <w:p w14:paraId="6E16D7E4" w14:textId="70CF1628" w:rsidR="00DE1960" w:rsidRPr="003C6C3B" w:rsidRDefault="00DE1960" w:rsidP="00DE1960">
                      <w:r>
                        <w:t xml:space="preserve"> </w:t>
                      </w:r>
                    </w:p>
                    <w:p w14:paraId="739D31BB" w14:textId="697E618B" w:rsidR="0022133C" w:rsidRDefault="0022133C" w:rsidP="0022133C"/>
                  </w:txbxContent>
                </v:textbox>
              </v:shape>
            </w:pict>
          </mc:Fallback>
        </mc:AlternateContent>
      </w:r>
    </w:p>
    <w:p w14:paraId="142D3A9E" w14:textId="77777777" w:rsidR="0022133C" w:rsidRPr="00943C33" w:rsidRDefault="0022133C" w:rsidP="0022133C"/>
    <w:p w14:paraId="262E6C35" w14:textId="77777777" w:rsidR="0022133C" w:rsidRPr="00943C33" w:rsidRDefault="0022133C" w:rsidP="0022133C"/>
    <w:p w14:paraId="5DF9F88E" w14:textId="77777777" w:rsidR="0022133C" w:rsidRPr="00943C33" w:rsidRDefault="0022133C" w:rsidP="0022133C"/>
    <w:p w14:paraId="59C14E7B" w14:textId="77777777" w:rsidR="0022133C" w:rsidRPr="00943C33" w:rsidRDefault="0022133C" w:rsidP="0022133C"/>
    <w:p w14:paraId="67EC97ED" w14:textId="77777777" w:rsidR="0022133C" w:rsidRPr="00943C33" w:rsidRDefault="0022133C" w:rsidP="0022133C"/>
    <w:p w14:paraId="7A8D57BB" w14:textId="77777777" w:rsidR="0022133C" w:rsidRPr="00943C33" w:rsidRDefault="0022133C" w:rsidP="0022133C"/>
    <w:p w14:paraId="1D4F86D3" w14:textId="77777777" w:rsidR="0022133C" w:rsidRDefault="0022133C">
      <w:pPr>
        <w:rPr>
          <w:sz w:val="26"/>
          <w:szCs w:val="26"/>
        </w:rPr>
      </w:pPr>
    </w:p>
    <w:p w14:paraId="43E36A92" w14:textId="77777777" w:rsidR="0022133C" w:rsidRDefault="0022133C">
      <w:pPr>
        <w:rPr>
          <w:sz w:val="26"/>
          <w:szCs w:val="26"/>
        </w:rPr>
      </w:pPr>
    </w:p>
    <w:p w14:paraId="6812CB94" w14:textId="77777777" w:rsidR="0022133C" w:rsidRDefault="0022133C">
      <w:pPr>
        <w:rPr>
          <w:sz w:val="26"/>
          <w:szCs w:val="26"/>
        </w:rPr>
      </w:pPr>
    </w:p>
    <w:p w14:paraId="3A450368" w14:textId="77777777" w:rsidR="0022133C" w:rsidRDefault="0022133C">
      <w:pPr>
        <w:rPr>
          <w:sz w:val="26"/>
          <w:szCs w:val="26"/>
        </w:rPr>
      </w:pPr>
    </w:p>
    <w:p w14:paraId="1B5F6A33" w14:textId="77777777" w:rsidR="0022133C" w:rsidRDefault="0022133C">
      <w:pPr>
        <w:rPr>
          <w:sz w:val="26"/>
          <w:szCs w:val="26"/>
        </w:rPr>
      </w:pPr>
    </w:p>
    <w:p w14:paraId="066AA647" w14:textId="77777777" w:rsidR="0074609A" w:rsidRDefault="0074609A">
      <w:pPr>
        <w:rPr>
          <w:sz w:val="26"/>
          <w:szCs w:val="26"/>
        </w:rPr>
      </w:pPr>
      <w:r>
        <w:rPr>
          <w:sz w:val="26"/>
          <w:szCs w:val="26"/>
        </w:rPr>
        <w:br w:type="page"/>
      </w:r>
    </w:p>
    <w:p w14:paraId="7A581E8F" w14:textId="0B885733" w:rsidR="0022133C" w:rsidRPr="00943C33" w:rsidRDefault="0022133C" w:rsidP="0022133C">
      <w:pPr>
        <w:rPr>
          <w:sz w:val="26"/>
          <w:szCs w:val="26"/>
        </w:rPr>
      </w:pPr>
      <w:r>
        <w:rPr>
          <w:noProof/>
          <w:sz w:val="26"/>
          <w:szCs w:val="26"/>
          <w:lang w:bidi="si-LK"/>
        </w:rPr>
        <w:lastRenderedPageBreak/>
        <mc:AlternateContent>
          <mc:Choice Requires="wps">
            <w:drawing>
              <wp:anchor distT="0" distB="0" distL="114300" distR="114300" simplePos="0" relativeHeight="251658243" behindDoc="0" locked="0" layoutInCell="1" allowOverlap="1" wp14:anchorId="5EA8B0BE" wp14:editId="0891541A">
                <wp:simplePos x="0" y="0"/>
                <wp:positionH relativeFrom="column">
                  <wp:posOffset>13970</wp:posOffset>
                </wp:positionH>
                <wp:positionV relativeFrom="paragraph">
                  <wp:posOffset>474027</wp:posOffset>
                </wp:positionV>
                <wp:extent cx="5819775" cy="719137"/>
                <wp:effectExtent l="0" t="0" r="28575" b="2413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719137"/>
                        </a:xfrm>
                        <a:prstGeom prst="rect">
                          <a:avLst/>
                        </a:prstGeom>
                        <a:solidFill>
                          <a:srgbClr val="FFFFFF"/>
                        </a:solidFill>
                        <a:ln w="9525">
                          <a:solidFill>
                            <a:schemeClr val="tx2">
                              <a:lumMod val="60000"/>
                              <a:lumOff val="40000"/>
                            </a:schemeClr>
                          </a:solidFill>
                          <a:miter lim="800000"/>
                          <a:headEnd/>
                          <a:tailEnd/>
                        </a:ln>
                      </wps:spPr>
                      <wps:txbx>
                        <w:txbxContent>
                          <w:sdt>
                            <w:sdtPr>
                              <w:rPr>
                                <w:rStyle w:val="Strong"/>
                              </w:rPr>
                              <w:id w:val="-1944753330"/>
                              <w:lock w:val="sdtLocked"/>
                              <w:comboBox>
                                <w:listItem w:displayText="Autonomous Intelligent Machines and Systems (AIMS)" w:value="Autonomous Intelligent Machines and Systems (AIMS)"/>
                                <w:listItem w:displayText="Machine Learning and Soft Computing (MLSC)" w:value="Machine Learning and Soft Computing (MLSC)"/>
                                <w:listItem w:displayText="Knowledge Inspired Computing (KIC)" w:value="Knowledge Inspired Computing (KIC)"/>
                                <w:listItem w:displayText="Computing for Inclusive and Equitable Society (CIEC)" w:value="Computing for Inclusive and Equitable Society (CIEC)"/>
                                <w:listItem w:displayText="Computing Infrastructure and Security (CIS)" w:value="Computing Infrastructure and Security (CIS)"/>
                                <w:listItem w:displayText="Software Systems &amp; Technologies (SST)" w:value="Software Systems &amp; Technologies (SST)"/>
                              </w:comboBox>
                            </w:sdtPr>
                            <w:sdtEndPr>
                              <w:rPr>
                                <w:rStyle w:val="Strong"/>
                              </w:rPr>
                            </w:sdtEndPr>
                            <w:sdtContent>
                              <w:p w14:paraId="3679D5F5" w14:textId="049A610D" w:rsidR="0022133C" w:rsidRDefault="006E0467" w:rsidP="0022133C">
                                <w:r>
                                  <w:rPr>
                                    <w:rStyle w:val="Strong"/>
                                  </w:rPr>
                                  <w:t>Knowledge Inspired Computing (KIC)</w:t>
                                </w:r>
                              </w:p>
                            </w:sdtContent>
                          </w:sdt>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A8B0BE" id="Text Box 3" o:spid="_x0000_s1029" type="#_x0000_t202" style="position:absolute;margin-left:1.1pt;margin-top:37.3pt;width:458.25pt;height:56.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" strokecolor="#548dd4 [1951]">
                <v:textbox>
                  <w:txbxContent>
                    <w:sdt>
                      <w:sdtPr>
                        <w:rPr>
                          <w:rStyle w:val="Strong"/>
                        </w:rPr>
                        <w:id w:val="-1944753330"/>
                        <w:lock w:val="sdtLocked"/>
                        <w:comboBox>
                          <w:listItem w:displayText="Autonomous Intelligent Machines and Systems (AIMS)" w:value="Autonomous Intelligent Machines and Systems (AIMS)"/>
                          <w:listItem w:displayText="Machine Learning and Soft Computing (MLSC)" w:value="Machine Learning and Soft Computing (MLSC)"/>
                          <w:listItem w:displayText="Knowledge Inspired Computing (KIC)" w:value="Knowledge Inspired Computing (KIC)"/>
                          <w:listItem w:displayText="Computing for Inclusive and Equitable Society (CIEC)" w:value="Computing for Inclusive and Equitable Society (CIEC)"/>
                          <w:listItem w:displayText="Computing Infrastructure and Security (CIS)" w:value="Computing Infrastructure and Security (CIS)"/>
                          <w:listItem w:displayText="Software Systems &amp; Technologies (SST)" w:value="Software Systems &amp; Technologies (SST)"/>
                        </w:comboBox>
                      </w:sdtPr>
                      <w:sdtEndPr>
                        <w:rPr>
                          <w:rStyle w:val="Strong"/>
                        </w:rPr>
                      </w:sdtEndPr>
                      <w:sdtContent>
                        <w:p w14:paraId="3679D5F5" w14:textId="049A610D" w:rsidR="0022133C" w:rsidRDefault="006E0467" w:rsidP="0022133C">
                          <w:r>
                            <w:rPr>
                              <w:rStyle w:val="Strong"/>
                            </w:rPr>
                            <w:t>Knowledge Inspired Computing (KIC)</w:t>
                          </w:r>
                        </w:p>
                      </w:sdtContent>
                    </w:sdt>
                  </w:txbxContent>
                </v:textbox>
              </v:shape>
            </w:pict>
          </mc:Fallback>
        </mc:AlternateContent>
      </w:r>
      <w:r w:rsidRPr="00943C33">
        <w:rPr>
          <w:sz w:val="26"/>
          <w:szCs w:val="26"/>
        </w:rPr>
        <w:t xml:space="preserve">Research </w:t>
      </w:r>
      <w:r w:rsidR="003C40BB">
        <w:rPr>
          <w:sz w:val="26"/>
          <w:szCs w:val="26"/>
        </w:rPr>
        <w:t>Group</w:t>
      </w:r>
      <w:r w:rsidR="00B70C28">
        <w:rPr>
          <w:sz w:val="26"/>
          <w:szCs w:val="26"/>
        </w:rPr>
        <w:t>/Area</w:t>
      </w:r>
      <w:r>
        <w:rPr>
          <w:sz w:val="26"/>
          <w:szCs w:val="26"/>
        </w:rPr>
        <w:t xml:space="preserve">: Select the area by referring to the document uploaded to the </w:t>
      </w:r>
      <w:r w:rsidR="00A960A0">
        <w:rPr>
          <w:sz w:val="26"/>
          <w:szCs w:val="26"/>
        </w:rPr>
        <w:t>C</w:t>
      </w:r>
      <w:r>
        <w:rPr>
          <w:sz w:val="26"/>
          <w:szCs w:val="26"/>
        </w:rPr>
        <w:t>ourse</w:t>
      </w:r>
      <w:r w:rsidR="00B70C28">
        <w:rPr>
          <w:sz w:val="26"/>
          <w:szCs w:val="26"/>
        </w:rPr>
        <w:t xml:space="preserve"> W</w:t>
      </w:r>
      <w:r>
        <w:rPr>
          <w:sz w:val="26"/>
          <w:szCs w:val="26"/>
        </w:rPr>
        <w:t>eb</w:t>
      </w:r>
    </w:p>
    <w:p w14:paraId="21995ABF" w14:textId="77777777" w:rsidR="0022133C" w:rsidRDefault="0022133C" w:rsidP="0022133C"/>
    <w:p w14:paraId="31B12DFD" w14:textId="4A86B673" w:rsidR="00BB668E" w:rsidRDefault="00BB668E" w:rsidP="00934B8A">
      <w:pPr>
        <w:rPr>
          <w:sz w:val="26"/>
          <w:szCs w:val="26"/>
        </w:rPr>
      </w:pPr>
    </w:p>
    <w:p w14:paraId="0CF5C82C" w14:textId="36B3DE23" w:rsidR="00B70C28" w:rsidRDefault="00B70C28" w:rsidP="00934B8A">
      <w:pPr>
        <w:rPr>
          <w:sz w:val="26"/>
          <w:szCs w:val="26"/>
        </w:rPr>
      </w:pPr>
      <w:r>
        <w:rPr>
          <w:noProof/>
          <w:sz w:val="26"/>
          <w:szCs w:val="26"/>
          <w:lang w:bidi="si-LK"/>
        </w:rPr>
        <mc:AlternateContent>
          <mc:Choice Requires="wps">
            <w:drawing>
              <wp:anchor distT="0" distB="0" distL="114300" distR="114300" simplePos="0" relativeHeight="251658259" behindDoc="0" locked="0" layoutInCell="1" allowOverlap="1" wp14:anchorId="2D5DBA82" wp14:editId="7FC8E63D">
                <wp:simplePos x="0" y="0"/>
                <wp:positionH relativeFrom="column">
                  <wp:posOffset>0</wp:posOffset>
                </wp:positionH>
                <wp:positionV relativeFrom="paragraph">
                  <wp:posOffset>-635</wp:posOffset>
                </wp:positionV>
                <wp:extent cx="5819775" cy="719137"/>
                <wp:effectExtent l="0" t="0" r="28575" b="2413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719137"/>
                        </a:xfrm>
                        <a:prstGeom prst="rect">
                          <a:avLst/>
                        </a:prstGeom>
                        <a:solidFill>
                          <a:srgbClr val="FFFFFF"/>
                        </a:solidFill>
                        <a:ln w="9525">
                          <a:solidFill>
                            <a:schemeClr val="tx2">
                              <a:lumMod val="60000"/>
                              <a:lumOff val="40000"/>
                            </a:schemeClr>
                          </a:solidFill>
                          <a:miter lim="800000"/>
                          <a:headEnd/>
                          <a:tailEnd/>
                        </a:ln>
                      </wps:spPr>
                      <wps:txbx>
                        <w:txbxContent>
                          <w:sdt>
                            <w:sdtPr>
                              <w:rPr>
                                <w:rStyle w:val="Strong"/>
                              </w:rPr>
                              <w:id w:val="-1755497705"/>
                              <w:comboBox>
                                <w:listItem w:displayText="Artificial Intelligence (AI)" w:value="Artificial Intelligence (AI)"/>
                                <w:listItem w:displayText="Robotics (R)" w:value="Robotics (R)"/>
                                <w:listItem w:displayText="Internet of Things (IoT)" w:value="Internet of Things (IoT)"/>
                                <w:listItem w:displayText="Embedded Systems (ES)" w:value="Embedded Systems (ES)"/>
                                <w:listItem w:displayText="Smart Systems (SS)" w:value="Smart Systems (SS)"/>
                                <w:listItem w:displayText="Machine Learning (ML)" w:value="Machine Learning (ML)"/>
                                <w:listItem w:displayText=" Soft Computing (SC)" w:value=" Soft Computing (SC)"/>
                                <w:listItem w:displayText="Image Processing (IP)" w:value="Image Processing (IP)"/>
                                <w:listItem w:displayText="Natural Language Processing (NLP)" w:value="Natural Language Processing (NLP)"/>
                                <w:listItem w:displayText="Computational Linguistics (CL" w:value="Computational Linguistics (CL"/>
                                <w:listItem w:displayText="Data Science (DS)" w:value="Data Science (DS)"/>
                                <w:listItem w:displayText="Business Intelligence and Analytics (BIA)" w:value="Business Intelligence and Analytics (BIA)"/>
                                <w:listItem w:displayText="Knowledge Management (KM)" w:value="Knowledge Management (KM)"/>
                                <w:listItem w:displayText="Big Data (BD)" w:value="Big Data (BD)"/>
                                <w:listItem w:displayText="ICT for Development (ICTD)" w:value="ICT for Development (ICTD)"/>
                                <w:listItem w:displayText="E-learning and Education (ELE)" w:value="E-learning and Education (ELE)"/>
                                <w:listItem w:displayText="Assistive Technology (AT)" w:value="Assistive Technology (AT)"/>
                                <w:listItem w:displayText="E-Governance (E-Gov)" w:value="E-Governance (E-Gov)"/>
                                <w:listItem w:displayText="Bio-Medical and Health Informatics (HI)" w:value="Bio-Medical and Health Informatics (HI)"/>
                                <w:listItem w:displayText="Human Computer Interaction (HCI)" w:value="Human Computer Interaction (HCI)"/>
                                <w:listItem w:displayText="Cyber Security (CS)" w:value="Cyber Security (CS)"/>
                                <w:listItem w:displayText="Information Security (IS)" w:value="Information Security (IS)"/>
                                <w:listItem w:displayText="Computer Networks (CN)" w:value="Computer Networks (CN)"/>
                                <w:listItem w:displayText="Software-Defined Networks (SDN)" w:value="Software-Defined Networks (SDN)"/>
                                <w:listItem w:displayText="Computer Governance (CG)" w:value="Computer Governance (CG)"/>
                                <w:listItem w:displayText="Information Systems Auditing (ISA)" w:value="Information Systems Auditing (ISA)"/>
                                <w:listItem w:displayText="Cloud Computing (CC)" w:value="Cloud Computing (CC)"/>
                                <w:listItem w:displayText="Software Engineering (SE)" w:value="Software Engineering (SE)"/>
                                <w:listItem w:displayText="High Performance Computing (HPC)" w:value="High Performance Computing (HPC)"/>
                                <w:listItem w:displayText="Parallel Computing (PC)" w:value="Parallel Computing (PC)"/>
                                <w:listItem w:displayText="Programming Languages (PL)" w:value="Programming Languages (PL)"/>
                                <w:listItem w:displayText="Algorithms Design and Development (ADD)" w:value="Algorithms Design and Development (ADD)"/>
                                <w:listItem w:displayText="Mobile Computing (MC)" w:value="Mobile Computing (MC)"/>
                                <w:listItem w:displayText="Augmented/Virtual Reality (A/VR)" w:value="Augmented/Virtual Reality (A/VR)"/>
                                <w:listItem w:displayText="Rich web-based Applications and their Architectures and Designing (RAAD)" w:value="Rich web-based Applications and their Architectures and Designing (RAAD)"/>
                              </w:comboBox>
                            </w:sdtPr>
                            <w:sdtEndPr>
                              <w:rPr>
                                <w:rStyle w:val="Strong"/>
                              </w:rPr>
                            </w:sdtEndPr>
                            <w:sdtContent>
                              <w:p w14:paraId="1E5B7C14" w14:textId="0963BB7C" w:rsidR="00B70C28" w:rsidRDefault="00B84DE1" w:rsidP="00B70C28">
                                <w:r>
                                  <w:rPr>
                                    <w:rStyle w:val="Strong"/>
                                  </w:rPr>
                                  <w:t>Computational Linguistics (CL</w:t>
                                </w:r>
                              </w:p>
                            </w:sdtContent>
                          </w:sdt>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5DBA82" id="_x0000_s1030" type="#_x0000_t202" style="position:absolute;margin-left:0;margin-top:-.05pt;width:458.25pt;height:56.6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" strokecolor="#548dd4 [1951]">
                <v:textbox>
                  <w:txbxContent>
                    <w:sdt>
                      <w:sdtPr>
                        <w:rPr>
                          <w:rStyle w:val="Strong"/>
                        </w:rPr>
                        <w:id w:val="-1755497705"/>
                        <w:comboBox>
                          <w:listItem w:displayText="Artificial Intelligence (AI)" w:value="Artificial Intelligence (AI)"/>
                          <w:listItem w:displayText="Robotics (R)" w:value="Robotics (R)"/>
                          <w:listItem w:displayText="Internet of Things (IoT)" w:value="Internet of Things (IoT)"/>
                          <w:listItem w:displayText="Embedded Systems (ES)" w:value="Embedded Systems (ES)"/>
                          <w:listItem w:displayText="Smart Systems (SS)" w:value="Smart Systems (SS)"/>
                          <w:listItem w:displayText="Machine Learning (ML)" w:value="Machine Learning (ML)"/>
                          <w:listItem w:displayText=" Soft Computing (SC)" w:value=" Soft Computing (SC)"/>
                          <w:listItem w:displayText="Image Processing (IP)" w:value="Image Processing (IP)"/>
                          <w:listItem w:displayText="Natural Language Processing (NLP)" w:value="Natural Language Processing (NLP)"/>
                          <w:listItem w:displayText="Computational Linguistics (CL" w:value="Computational Linguistics (CL"/>
                          <w:listItem w:displayText="Data Science (DS)" w:value="Data Science (DS)"/>
                          <w:listItem w:displayText="Business Intelligence and Analytics (BIA)" w:value="Business Intelligence and Analytics (BIA)"/>
                          <w:listItem w:displayText="Knowledge Management (KM)" w:value="Knowledge Management (KM)"/>
                          <w:listItem w:displayText="Big Data (BD)" w:value="Big Data (BD)"/>
                          <w:listItem w:displayText="ICT for Development (ICTD)" w:value="ICT for Development (ICTD)"/>
                          <w:listItem w:displayText="E-learning and Education (ELE)" w:value="E-learning and Education (ELE)"/>
                          <w:listItem w:displayText="Assistive Technology (AT)" w:value="Assistive Technology (AT)"/>
                          <w:listItem w:displayText="E-Governance (E-Gov)" w:value="E-Governance (E-Gov)"/>
                          <w:listItem w:displayText="Bio-Medical and Health Informatics (HI)" w:value="Bio-Medical and Health Informatics (HI)"/>
                          <w:listItem w:displayText="Human Computer Interaction (HCI)" w:value="Human Computer Interaction (HCI)"/>
                          <w:listItem w:displayText="Cyber Security (CS)" w:value="Cyber Security (CS)"/>
                          <w:listItem w:displayText="Information Security (IS)" w:value="Information Security (IS)"/>
                          <w:listItem w:displayText="Computer Networks (CN)" w:value="Computer Networks (CN)"/>
                          <w:listItem w:displayText="Software-Defined Networks (SDN)" w:value="Software-Defined Networks (SDN)"/>
                          <w:listItem w:displayText="Computer Governance (CG)" w:value="Computer Governance (CG)"/>
                          <w:listItem w:displayText="Information Systems Auditing (ISA)" w:value="Information Systems Auditing (ISA)"/>
                          <w:listItem w:displayText="Cloud Computing (CC)" w:value="Cloud Computing (CC)"/>
                          <w:listItem w:displayText="Software Engineering (SE)" w:value="Software Engineering (SE)"/>
                          <w:listItem w:displayText="High Performance Computing (HPC)" w:value="High Performance Computing (HPC)"/>
                          <w:listItem w:displayText="Parallel Computing (PC)" w:value="Parallel Computing (PC)"/>
                          <w:listItem w:displayText="Programming Languages (PL)" w:value="Programming Languages (PL)"/>
                          <w:listItem w:displayText="Algorithms Design and Development (ADD)" w:value="Algorithms Design and Development (ADD)"/>
                          <w:listItem w:displayText="Mobile Computing (MC)" w:value="Mobile Computing (MC)"/>
                          <w:listItem w:displayText="Augmented/Virtual Reality (A/VR)" w:value="Augmented/Virtual Reality (A/VR)"/>
                          <w:listItem w:displayText="Rich web-based Applications and their Architectures and Designing (RAAD)" w:value="Rich web-based Applications and their Architectures and Designing (RAAD)"/>
                        </w:comboBox>
                      </w:sdtPr>
                      <w:sdtEndPr>
                        <w:rPr>
                          <w:rStyle w:val="Strong"/>
                        </w:rPr>
                      </w:sdtEndPr>
                      <w:sdtContent>
                        <w:p w14:paraId="1E5B7C14" w14:textId="0963BB7C" w:rsidR="00B70C28" w:rsidRDefault="00B84DE1" w:rsidP="00B70C28">
                          <w:r>
                            <w:rPr>
                              <w:rStyle w:val="Strong"/>
                            </w:rPr>
                            <w:t>Computational Linguistics (CL</w:t>
                          </w:r>
                        </w:p>
                      </w:sdtContent>
                    </w:sdt>
                  </w:txbxContent>
                </v:textbox>
              </v:shape>
            </w:pict>
          </mc:Fallback>
        </mc:AlternateContent>
      </w:r>
    </w:p>
    <w:p w14:paraId="28BF3DB6" w14:textId="77777777" w:rsidR="00B70C28" w:rsidRDefault="00B70C28" w:rsidP="00934B8A">
      <w:pPr>
        <w:rPr>
          <w:sz w:val="26"/>
          <w:szCs w:val="26"/>
        </w:rPr>
      </w:pPr>
    </w:p>
    <w:p w14:paraId="4EA1F1A1" w14:textId="4C0CF927" w:rsidR="001F14CB" w:rsidRDefault="00756CA6" w:rsidP="00934B8A">
      <w:pPr>
        <w:rPr>
          <w:sz w:val="26"/>
          <w:szCs w:val="26"/>
        </w:rPr>
      </w:pPr>
      <w:r w:rsidRPr="00AC0006">
        <w:rPr>
          <w:noProof/>
          <w:sz w:val="12"/>
          <w:szCs w:val="12"/>
          <w:lang w:bidi="si-LK"/>
        </w:rPr>
        <mc:AlternateContent>
          <mc:Choice Requires="wps">
            <w:drawing>
              <wp:anchor distT="0" distB="0" distL="114300" distR="114300" simplePos="0" relativeHeight="251658252" behindDoc="0" locked="0" layoutInCell="1" allowOverlap="1" wp14:anchorId="50F31094" wp14:editId="5DF86CD5">
                <wp:simplePos x="0" y="0"/>
                <wp:positionH relativeFrom="column">
                  <wp:posOffset>307340</wp:posOffset>
                </wp:positionH>
                <wp:positionV relativeFrom="paragraph">
                  <wp:posOffset>319088</wp:posOffset>
                </wp:positionV>
                <wp:extent cx="2656205" cy="292735"/>
                <wp:effectExtent l="0" t="0" r="10795" b="12065"/>
                <wp:wrapNone/>
                <wp:docPr id="19" name="Rectangle 19"/>
                <wp:cNvGraphicFramePr/>
                <a:graphic xmlns:a="http://schemas.openxmlformats.org/drawingml/2006/main">
                  <a:graphicData uri="http://schemas.microsoft.com/office/word/2010/wordprocessingShape">
                    <wps:wsp>
                      <wps:cNvSpPr/>
                      <wps:spPr>
                        <a:xfrm>
                          <a:off x="0" y="0"/>
                          <a:ext cx="2656205" cy="2927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899B18" w14:textId="77777777" w:rsidR="00AC0006" w:rsidRPr="00984DD2" w:rsidRDefault="00AC0006" w:rsidP="00AC0006">
                            <w:pPr>
                              <w:jc w:val="center"/>
                              <w:rPr>
                                <w:b/>
                                <w:bCs/>
                                <w:color w:val="000000" w:themeColor="text1"/>
                                <w14:textOutline w14:w="0" w14:cap="flat" w14:cmpd="sng" w14:algn="ctr">
                                  <w14:noFill/>
                                  <w14:prstDash w14:val="solid"/>
                                  <w14:round/>
                                </w14:textOutline>
                              </w:rPr>
                            </w:pPr>
                            <w:r w:rsidRPr="00984DD2">
                              <w:rPr>
                                <w:b/>
                                <w:bCs/>
                                <w:color w:val="000000" w:themeColor="text1"/>
                                <w14:textOutline w14:w="0" w14:cap="flat" w14:cmpd="sng" w14:algn="ctr">
                                  <w14:noFill/>
                                  <w14:prstDash w14:val="solid"/>
                                  <w14:round/>
                                </w14:textOutline>
                              </w:rPr>
                              <w:t>Supervisor should fill this part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31094" id="Rectangle 19" o:spid="_x0000_s1031" style="position:absolute;margin-left:24.2pt;margin-top:25.15pt;width:209.15pt;height:23.0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" fillcolor="white [3212]" strokecolor="#243f60 [1604]" strokeweight="2pt">
                <v:textbox>
                  <w:txbxContent>
                    <w:p w14:paraId="60899B18" w14:textId="77777777" w:rsidR="00AC0006" w:rsidRPr="00984DD2" w:rsidRDefault="00AC0006" w:rsidP="00AC0006">
                      <w:pPr>
                        <w:jc w:val="center"/>
                        <w:rPr>
                          <w:b/>
                          <w:bCs/>
                          <w:color w:val="000000" w:themeColor="text1"/>
                          <w14:textOutline w14:w="0" w14:cap="flat" w14:cmpd="sng" w14:algn="ctr">
                            <w14:noFill/>
                            <w14:prstDash w14:val="solid"/>
                            <w14:round/>
                          </w14:textOutline>
                        </w:rPr>
                      </w:pPr>
                      <w:r w:rsidRPr="00984DD2">
                        <w:rPr>
                          <w:b/>
                          <w:bCs/>
                          <w:color w:val="000000" w:themeColor="text1"/>
                          <w14:textOutline w14:w="0" w14:cap="flat" w14:cmpd="sng" w14:algn="ctr">
                            <w14:noFill/>
                            <w14:prstDash w14:val="solid"/>
                            <w14:round/>
                          </w14:textOutline>
                        </w:rPr>
                        <w:t>Supervisor should fill this part</w:t>
                      </w:r>
                    </w:p>
                  </w:txbxContent>
                </v:textbox>
              </v:rect>
            </w:pict>
          </mc:Fallback>
        </mc:AlternateContent>
      </w:r>
    </w:p>
    <w:p w14:paraId="6B4C7A8A" w14:textId="483E85AC" w:rsidR="00756CA6" w:rsidRDefault="006E2090" w:rsidP="00AC0006">
      <w:pPr>
        <w:tabs>
          <w:tab w:val="left" w:pos="3085"/>
        </w:tabs>
        <w:rPr>
          <w:sz w:val="26"/>
          <w:szCs w:val="26"/>
        </w:rPr>
      </w:pPr>
      <w:r w:rsidRPr="00AC0006">
        <w:rPr>
          <w:noProof/>
          <w:sz w:val="12"/>
          <w:szCs w:val="12"/>
          <w:lang w:bidi="si-LK"/>
        </w:rPr>
        <mc:AlternateContent>
          <mc:Choice Requires="wps">
            <w:drawing>
              <wp:anchor distT="0" distB="0" distL="114300" distR="114300" simplePos="0" relativeHeight="251658251" behindDoc="1" locked="0" layoutInCell="1" allowOverlap="1" wp14:anchorId="251F6B11" wp14:editId="6B0426A0">
                <wp:simplePos x="0" y="0"/>
                <wp:positionH relativeFrom="column">
                  <wp:posOffset>-50800</wp:posOffset>
                </wp:positionH>
                <wp:positionV relativeFrom="paragraph">
                  <wp:posOffset>124460</wp:posOffset>
                </wp:positionV>
                <wp:extent cx="5732145" cy="3879850"/>
                <wp:effectExtent l="0" t="0" r="20955" b="25400"/>
                <wp:wrapNone/>
                <wp:docPr id="18" name="Rectangle 18"/>
                <wp:cNvGraphicFramePr/>
                <a:graphic xmlns:a="http://schemas.openxmlformats.org/drawingml/2006/main">
                  <a:graphicData uri="http://schemas.microsoft.com/office/word/2010/wordprocessingShape">
                    <wps:wsp>
                      <wps:cNvSpPr/>
                      <wps:spPr>
                        <a:xfrm>
                          <a:off x="0" y="0"/>
                          <a:ext cx="5732145" cy="3879850"/>
                        </a:xfrm>
                        <a:prstGeom prst="rect">
                          <a:avLst/>
                        </a:prstGeom>
                        <a:solidFill>
                          <a:schemeClr val="tx1">
                            <a:lumMod val="50000"/>
                            <a:lumOff val="50000"/>
                            <a:alpha val="2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DCCFB" w14:textId="1AFF102A" w:rsidR="00594AF1" w:rsidRDefault="00756CA6" w:rsidP="00594AF1">
                            <w:pPr>
                              <w:jc w:val="center"/>
                              <w:rPr>
                                <w:noProof/>
                                <w:sz w:val="12"/>
                                <w:szCs w:val="12"/>
                                <w:lang w:bidi="si-LK"/>
                              </w:rPr>
                            </w:pPr>
                            <w:r>
                              <w:rPr>
                                <w:noProof/>
                                <w:sz w:val="12"/>
                                <w:szCs w:val="12"/>
                                <w:lang w:bidi="si-LK"/>
                              </w:rPr>
                              <w:t xml:space="preserve">                                                                                                                                                              </w:t>
                            </w:r>
                          </w:p>
                          <w:p w14:paraId="0D8E8E8F" w14:textId="77777777" w:rsidR="00594AF1" w:rsidRPr="00594AF1" w:rsidRDefault="00594AF1" w:rsidP="00594AF1">
                            <w:pPr>
                              <w:jc w:val="center"/>
                              <w:rPr>
                                <w:noProof/>
                                <w:sz w:val="12"/>
                                <w:szCs w:val="12"/>
                                <w:lang w:bidi="si-LK"/>
                              </w:rPr>
                            </w:pPr>
                          </w:p>
                          <w:p w14:paraId="2C4DB292" w14:textId="77777777" w:rsidR="00594AF1" w:rsidRDefault="00594AF1" w:rsidP="00594AF1">
                            <w:pPr>
                              <w:tabs>
                                <w:tab w:val="left" w:pos="3085"/>
                              </w:tabs>
                              <w:rPr>
                                <w:color w:val="000000" w:themeColor="text1"/>
                                <w:sz w:val="26"/>
                                <w:szCs w:val="26"/>
                              </w:rPr>
                            </w:pPr>
                          </w:p>
                          <w:p w14:paraId="632E0F2D" w14:textId="05286F51" w:rsidR="00594AF1" w:rsidRPr="006E2090" w:rsidRDefault="003F1869" w:rsidP="006E2090">
                            <w:pPr>
                              <w:tabs>
                                <w:tab w:val="left" w:pos="3085"/>
                              </w:tabs>
                              <w:rPr>
                                <w:color w:val="000000" w:themeColor="text1"/>
                                <w:sz w:val="26"/>
                                <w:szCs w:val="26"/>
                              </w:rPr>
                            </w:pPr>
                            <w:r>
                              <w:rPr>
                                <w:color w:val="000000" w:themeColor="text1"/>
                                <w:sz w:val="26"/>
                                <w:szCs w:val="26"/>
                              </w:rPr>
                              <w:t xml:space="preserve"> </w:t>
                            </w:r>
                            <w:r w:rsidR="00594AF1" w:rsidRPr="00594AF1">
                              <w:rPr>
                                <w:color w:val="000000" w:themeColor="text1"/>
                                <w:sz w:val="26"/>
                                <w:szCs w:val="26"/>
                              </w:rPr>
                              <w:t xml:space="preserve">Continuation of Previous Year Project? </w:t>
                            </w:r>
                            <w:sdt>
                              <w:sdtPr>
                                <w:rPr>
                                  <w:color w:val="000000" w:themeColor="text1"/>
                                  <w:sz w:val="26"/>
                                  <w:szCs w:val="26"/>
                                </w:rPr>
                                <w:id w:val="-2013974640"/>
                                <w14:checkbox>
                                  <w14:checked w14:val="0"/>
                                  <w14:checkedState w14:val="2612" w14:font="MS Gothic"/>
                                  <w14:uncheckedState w14:val="2610" w14:font="MS Gothic"/>
                                </w14:checkbox>
                              </w:sdtPr>
                              <w:sdtEndPr/>
                              <w:sdtContent>
                                <w:r>
                                  <w:rPr>
                                    <w:rFonts w:ascii="MS Gothic" w:eastAsia="MS Gothic" w:hAnsi="MS Gothic" w:hint="eastAsia"/>
                                    <w:color w:val="000000" w:themeColor="text1"/>
                                    <w:sz w:val="26"/>
                                    <w:szCs w:val="26"/>
                                  </w:rPr>
                                  <w:t>☐</w:t>
                                </w:r>
                              </w:sdtContent>
                            </w:sdt>
                            <w:r w:rsidR="00594AF1" w:rsidRPr="00594AF1">
                              <w:rPr>
                                <w:color w:val="000000" w:themeColor="text1"/>
                                <w:sz w:val="26"/>
                                <w:szCs w:val="26"/>
                              </w:rPr>
                              <w:t xml:space="preserve"> </w:t>
                            </w:r>
                          </w:p>
                          <w:p w14:paraId="64EB48DC" w14:textId="7B131560" w:rsidR="00756CA6" w:rsidRDefault="00756CA6" w:rsidP="00756CA6">
                            <w:pPr>
                              <w:jc w:val="center"/>
                              <w:rPr>
                                <w:noProof/>
                                <w:sz w:val="12"/>
                                <w:szCs w:val="12"/>
                                <w:lang w:bidi="si-LK"/>
                              </w:rPr>
                            </w:pPr>
                            <w:r>
                              <w:rPr>
                                <w:noProof/>
                                <w:sz w:val="12"/>
                                <w:szCs w:val="12"/>
                                <w:lang w:bidi="si-LK"/>
                              </w:rPr>
                              <w:t xml:space="preserve">                                                           </w:t>
                            </w:r>
                          </w:p>
                          <w:p w14:paraId="315719E8" w14:textId="77777777" w:rsidR="00756CA6" w:rsidRDefault="00756CA6" w:rsidP="00756C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F6B11" id="Rectangle 18" o:spid="_x0000_s1032" style="position:absolute;margin-left:-4pt;margin-top:9.8pt;width:451.35pt;height:305.5pt;z-index:-251658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" fillcolor="gray [1629]" strokecolor="black [3213]" strokeweight="2pt">
                <v:fill opacity="13878f"/>
                <v:textbox>
                  <w:txbxContent>
                    <w:p w14:paraId="621DCCFB" w14:textId="1AFF102A" w:rsidR="00594AF1" w:rsidRDefault="00756CA6" w:rsidP="00594AF1">
                      <w:pPr>
                        <w:jc w:val="center"/>
                        <w:rPr>
                          <w:noProof/>
                          <w:sz w:val="12"/>
                          <w:szCs w:val="12"/>
                          <w:lang w:bidi="si-LK"/>
                        </w:rPr>
                      </w:pPr>
                      <w:r>
                        <w:rPr>
                          <w:noProof/>
                          <w:sz w:val="12"/>
                          <w:szCs w:val="12"/>
                          <w:lang w:bidi="si-LK"/>
                        </w:rPr>
                        <w:t xml:space="preserve">                                                                                                                                                              </w:t>
                      </w:r>
                    </w:p>
                    <w:p w14:paraId="0D8E8E8F" w14:textId="77777777" w:rsidR="00594AF1" w:rsidRPr="00594AF1" w:rsidRDefault="00594AF1" w:rsidP="00594AF1">
                      <w:pPr>
                        <w:jc w:val="center"/>
                        <w:rPr>
                          <w:noProof/>
                          <w:sz w:val="12"/>
                          <w:szCs w:val="12"/>
                          <w:lang w:bidi="si-LK"/>
                        </w:rPr>
                      </w:pPr>
                    </w:p>
                    <w:p w14:paraId="2C4DB292" w14:textId="77777777" w:rsidR="00594AF1" w:rsidRDefault="00594AF1" w:rsidP="00594AF1">
                      <w:pPr>
                        <w:tabs>
                          <w:tab w:val="left" w:pos="3085"/>
                        </w:tabs>
                        <w:rPr>
                          <w:color w:val="000000" w:themeColor="text1"/>
                          <w:sz w:val="26"/>
                          <w:szCs w:val="26"/>
                        </w:rPr>
                      </w:pPr>
                    </w:p>
                    <w:p w14:paraId="632E0F2D" w14:textId="05286F51" w:rsidR="00594AF1" w:rsidRPr="006E2090" w:rsidRDefault="003F1869" w:rsidP="006E2090">
                      <w:pPr>
                        <w:tabs>
                          <w:tab w:val="left" w:pos="3085"/>
                        </w:tabs>
                        <w:rPr>
                          <w:color w:val="000000" w:themeColor="text1"/>
                          <w:sz w:val="26"/>
                          <w:szCs w:val="26"/>
                        </w:rPr>
                      </w:pPr>
                      <w:r>
                        <w:rPr>
                          <w:color w:val="000000" w:themeColor="text1"/>
                          <w:sz w:val="26"/>
                          <w:szCs w:val="26"/>
                        </w:rPr>
                        <w:t xml:space="preserve"> </w:t>
                      </w:r>
                      <w:r w:rsidR="00594AF1" w:rsidRPr="00594AF1">
                        <w:rPr>
                          <w:color w:val="000000" w:themeColor="text1"/>
                          <w:sz w:val="26"/>
                          <w:szCs w:val="26"/>
                        </w:rPr>
                        <w:t xml:space="preserve">Continuation of Previous Year Project? </w:t>
                      </w:r>
                      <w:sdt>
                        <w:sdtPr>
                          <w:rPr>
                            <w:color w:val="000000" w:themeColor="text1"/>
                            <w:sz w:val="26"/>
                            <w:szCs w:val="26"/>
                          </w:rPr>
                          <w:id w:val="-2013974640"/>
                          <w14:checkbox>
                            <w14:checked w14:val="0"/>
                            <w14:checkedState w14:val="2612" w14:font="MS Gothic"/>
                            <w14:uncheckedState w14:val="2610" w14:font="MS Gothic"/>
                          </w14:checkbox>
                        </w:sdtPr>
                        <w:sdtEndPr/>
                        <w:sdtContent>
                          <w:r>
                            <w:rPr>
                              <w:rFonts w:ascii="MS Gothic" w:eastAsia="MS Gothic" w:hAnsi="MS Gothic" w:hint="eastAsia"/>
                              <w:color w:val="000000" w:themeColor="text1"/>
                              <w:sz w:val="26"/>
                              <w:szCs w:val="26"/>
                            </w:rPr>
                            <w:t>☐</w:t>
                          </w:r>
                        </w:sdtContent>
                      </w:sdt>
                      <w:r w:rsidR="00594AF1" w:rsidRPr="00594AF1">
                        <w:rPr>
                          <w:color w:val="000000" w:themeColor="text1"/>
                          <w:sz w:val="26"/>
                          <w:szCs w:val="26"/>
                        </w:rPr>
                        <w:t xml:space="preserve"> </w:t>
                      </w:r>
                    </w:p>
                    <w:p w14:paraId="64EB48DC" w14:textId="7B131560" w:rsidR="00756CA6" w:rsidRDefault="00756CA6" w:rsidP="00756CA6">
                      <w:pPr>
                        <w:jc w:val="center"/>
                        <w:rPr>
                          <w:noProof/>
                          <w:sz w:val="12"/>
                          <w:szCs w:val="12"/>
                          <w:lang w:bidi="si-LK"/>
                        </w:rPr>
                      </w:pPr>
                      <w:r>
                        <w:rPr>
                          <w:noProof/>
                          <w:sz w:val="12"/>
                          <w:szCs w:val="12"/>
                          <w:lang w:bidi="si-LK"/>
                        </w:rPr>
                        <w:t xml:space="preserve">                                                           </w:t>
                      </w:r>
                    </w:p>
                    <w:p w14:paraId="315719E8" w14:textId="77777777" w:rsidR="00756CA6" w:rsidRDefault="00756CA6" w:rsidP="00756CA6">
                      <w:pPr>
                        <w:jc w:val="center"/>
                      </w:pPr>
                    </w:p>
                  </w:txbxContent>
                </v:textbox>
              </v:rect>
            </w:pict>
          </mc:Fallback>
        </mc:AlternateContent>
      </w:r>
    </w:p>
    <w:p w14:paraId="610D8864" w14:textId="0F4ABC6B" w:rsidR="006E2090" w:rsidRDefault="006E2090" w:rsidP="005F1AE0">
      <w:pPr>
        <w:tabs>
          <w:tab w:val="left" w:pos="3085"/>
        </w:tabs>
        <w:rPr>
          <w:sz w:val="26"/>
          <w:szCs w:val="26"/>
        </w:rPr>
      </w:pPr>
      <w:r w:rsidRPr="00AC0006">
        <w:rPr>
          <w:noProof/>
          <w:sz w:val="12"/>
          <w:szCs w:val="12"/>
          <w:lang w:bidi="si-LK"/>
        </w:rPr>
        <w:drawing>
          <wp:anchor distT="0" distB="0" distL="114300" distR="114300" simplePos="0" relativeHeight="251658258" behindDoc="1" locked="0" layoutInCell="1" allowOverlap="1" wp14:anchorId="1F287C28" wp14:editId="62C6129E">
            <wp:simplePos x="0" y="0"/>
            <wp:positionH relativeFrom="column">
              <wp:posOffset>3771582</wp:posOffset>
            </wp:positionH>
            <wp:positionV relativeFrom="paragraph">
              <wp:posOffset>659765</wp:posOffset>
            </wp:positionV>
            <wp:extent cx="1779905" cy="4114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9905"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Iskoola Pota"/>
          <w:sz w:val="24"/>
          <w:szCs w:val="24"/>
          <w:lang w:bidi="si-LK"/>
        </w:rPr>
        <w:t>Supervisor</w:t>
      </w:r>
      <w:r w:rsidR="00C41FC9">
        <w:rPr>
          <w:rFonts w:cs="Iskoola Pota"/>
          <w:sz w:val="24"/>
          <w:szCs w:val="24"/>
          <w:lang w:bidi="si-LK"/>
        </w:rPr>
        <w:t xml:space="preserve"> and Co-Supervisor endorse the proposed project, and hence, guide</w:t>
      </w:r>
      <w:r>
        <w:rPr>
          <w:rFonts w:cs="Iskoola Pota"/>
          <w:sz w:val="24"/>
          <w:szCs w:val="24"/>
          <w:lang w:bidi="si-LK"/>
        </w:rPr>
        <w:t xml:space="preserve"> th</w:t>
      </w:r>
      <w:r w:rsidR="00C41FC9">
        <w:rPr>
          <w:rFonts w:cs="Iskoola Pota"/>
          <w:sz w:val="24"/>
          <w:szCs w:val="24"/>
          <w:lang w:bidi="si-LK"/>
        </w:rPr>
        <w:t>e</w:t>
      </w:r>
      <w:r>
        <w:rPr>
          <w:rFonts w:cs="Iskoola Pota"/>
          <w:sz w:val="24"/>
          <w:szCs w:val="24"/>
          <w:lang w:bidi="si-LK"/>
        </w:rPr>
        <w:t xml:space="preserve"> students to acquire required knowledge skills pertaining to above sub domains of </w:t>
      </w:r>
      <w:r w:rsidR="00C41FC9">
        <w:rPr>
          <w:rFonts w:cs="Iskoola Pota"/>
          <w:sz w:val="24"/>
          <w:szCs w:val="24"/>
          <w:lang w:bidi="si-LK"/>
        </w:rPr>
        <w:t>their</w:t>
      </w:r>
      <w:r>
        <w:rPr>
          <w:rFonts w:cs="Iskoola Pota"/>
          <w:sz w:val="24"/>
          <w:szCs w:val="24"/>
          <w:lang w:bidi="si-LK"/>
        </w:rPr>
        <w:t xml:space="preserve"> specialization</w:t>
      </w:r>
      <w:r w:rsidR="00C41FC9">
        <w:rPr>
          <w:rFonts w:cs="Iskoola Pota"/>
          <w:sz w:val="24"/>
          <w:szCs w:val="24"/>
          <w:lang w:bidi="si-LK"/>
        </w:rPr>
        <w:t>s</w:t>
      </w:r>
      <w:r>
        <w:rPr>
          <w:rFonts w:cs="Iskoola Pota"/>
          <w:sz w:val="24"/>
          <w:szCs w:val="24"/>
          <w:lang w:bidi="si-LK"/>
        </w:rPr>
        <w:t>.</w:t>
      </w:r>
      <w:r>
        <w:rPr>
          <w:sz w:val="26"/>
          <w:szCs w:val="26"/>
        </w:rPr>
        <w:t xml:space="preserve"> </w:t>
      </w:r>
    </w:p>
    <w:p w14:paraId="129240AB" w14:textId="00F979FE" w:rsidR="005F1AE0" w:rsidRDefault="00C41FC9" w:rsidP="005F1AE0">
      <w:pPr>
        <w:tabs>
          <w:tab w:val="left" w:pos="3085"/>
        </w:tabs>
        <w:rPr>
          <w:sz w:val="26"/>
          <w:szCs w:val="26"/>
        </w:rPr>
      </w:pPr>
      <w:r>
        <w:rPr>
          <w:sz w:val="26"/>
          <w:szCs w:val="26"/>
        </w:rPr>
        <w:t xml:space="preserve">   </w:t>
      </w:r>
      <w:r w:rsidR="00934B8A">
        <w:rPr>
          <w:sz w:val="26"/>
          <w:szCs w:val="26"/>
        </w:rPr>
        <w:t>Supervisor:</w:t>
      </w:r>
      <w:r w:rsidR="006D481F">
        <w:rPr>
          <w:sz w:val="26"/>
          <w:szCs w:val="26"/>
        </w:rPr>
        <w:t xml:space="preserve"> </w:t>
      </w:r>
      <w:sdt>
        <w:sdtPr>
          <w:rPr>
            <w:rStyle w:val="Strong"/>
          </w:rPr>
          <w:id w:val="-205805471"/>
          <w:lock w:val="sdtLocked"/>
          <w:placeholder>
            <w:docPart w:val="DefaultPlaceholder_-1854013438"/>
          </w:placeholder>
          <w:comboBox>
            <w:listItem w:displayText="Prof. Chandimal S. Jayawardena" w:value="Prof. Chandimal S. Jayawardena"/>
            <w:listItem w:displayText="Prof. Koliya Pulasinghe" w:value="Prof. Koliya Pulasinghe"/>
            <w:listItem w:displayText="Prof. Mahesha Kapurubandara" w:value="Prof. Mahesha Kapurubandara"/>
            <w:listItem w:displayText="Prof. Samantha Thelijjagoda" w:value="Prof. Samantha Thelijjagoda"/>
            <w:listItem w:displayText="Dr. Malitha Wijesundara" w:value="Dr. Malitha Wijesundara"/>
            <w:listItem w:displayText="Dr. Pradeepa Samarasinghe" w:value="Dr. Pradeepa Samarasinghe"/>
            <w:listItem w:displayText="Dr. Nuwan Kodagoda" w:value="Dr. Nuwan Kodagoda"/>
            <w:listItem w:displayText="Dr. Janaka Wijekoon" w:value="Dr. Janaka Wijekoon"/>
            <w:listItem w:displayText="Dr. Jayantha Amararachchi" w:value="Dr. Jayantha Amararachchi"/>
            <w:listItem w:displayText="Dr. Jeewani Bamunusinghe" w:value="Dr. Jeewani Bamunusinghe"/>
            <w:listItem w:displayText="Dr. Dharshana Kasthurirathne" w:value="Dr. Dharshana Kasthurirathne"/>
            <w:listItem w:displayText="Dr. Anuradha Karunasena" w:value="Dr. Anuradha Karunasena"/>
            <w:listItem w:displayText="Mr. Yashas Mallawaarachchi" w:value="Mr. Yashas Mallawaarachchi"/>
            <w:listItem w:displayText="Dr. Windhaya Rankothge" w:value="Dr. Windhaya Rankothge"/>
            <w:listItem w:displayText="Dr. Dasuni Nawinna" w:value="Dr. Dasuni Nawinna"/>
            <w:listItem w:displayText="Dr. Anuradha Jayakody" w:value="Dr. Anuradha Jayakody"/>
            <w:listItem w:displayText="Dr. Lakmal Rupasinghe" w:value="Dr. Lakmal Rupasinghe"/>
            <w:listItem w:displayText="Dr. Shyam Mehraaj" w:value="Dr. Shyam Mehraaj"/>
            <w:listItem w:displayText="Dr. Kalpani Manathunge" w:value="Dr. Kalpani Manathunge"/>
            <w:listItem w:displayText="Ms. Namalie Walagampaya" w:value="Ms. Namalie Walagampaya"/>
            <w:listItem w:displayText="Mr. Jagath Wickramarathne" w:value="Mr. Jagath Wickramarathne"/>
            <w:listItem w:displayText="Dr. Muditha Tissera" w:value="Dr. Muditha Tissera"/>
            <w:listItem w:displayText="Mr. Dilshan de Silva" w:value="Mr. Dilshan de Silva"/>
            <w:listItem w:displayText="Ms. Uthpala Samarakoon" w:value="Ms. Uthpala Samarakoon"/>
            <w:listItem w:displayText="Mr. Amila Senarathne" w:value="Mr. Amila Senarathne"/>
            <w:listItem w:displayText="Ms. Sanjeevi Chandrasiri" w:value="Ms. Sanjeevi Chandrasiri"/>
            <w:listItem w:displayText="Ms. Shashika Lokuliyana" w:value="Ms. Shashika Lokuliyana"/>
            <w:listItem w:displayText="Mr. Nalaka Dissanayake" w:value="Mr. Nalaka Dissanayake"/>
            <w:listItem w:displayText="Mr. Prasanna Sumathipala" w:value="Mr. Prasanna Sumathipala"/>
            <w:listItem w:displayText="Mr. Samantha Rajapakshe" w:value="Mr. Samantha Rajapakshe"/>
            <w:listItem w:displayText="Ms. Anjali Gamage" w:value="Ms. Anjali Gamage"/>
            <w:listItem w:displayText="Mr. Dammika De Silva" w:value="Mr. Dammika De Silva"/>
            <w:listItem w:displayText="Ms. Geethanjalie Wimalaratne" w:value="Ms. Geethanjalie Wimalaratne"/>
            <w:listItem w:displayText="Ms. Manori Gamage" w:value="Ms. Manori Gamage"/>
            <w:listItem w:displayText="Dr. Charika Weerasiriwardhane" w:value="Dr. Charika Weerasiriwardhane"/>
            <w:listItem w:displayText="Mr. Ishara Gamage" w:value="Mr. Ishara Gamage"/>
            <w:listItem w:displayText="Ms. Chathurangika Kahandawarachchi" w:value="Ms. Chathurangika Kahandawarachchi"/>
            <w:listItem w:displayText="Ms. Dinuka Wijendra" w:value="Ms. Dinuka Wijendra"/>
            <w:listItem w:displayText="Mr. Kavinga Yapa Abeywardene" w:value="Mr. Kavinga Yapa Abeywardene"/>
            <w:listItem w:displayText="Ms. Hansika Mahaadikara" w:value="Ms. Hansika Mahaadikara"/>
            <w:listItem w:displayText="Ms. Pradeepa Senani Bandara " w:value="Ms. Pradeepa Senani Bandara "/>
            <w:listItem w:displayText="Mr. Udara Samarathunga" w:value="Mr. Udara Samarathunga"/>
            <w:listItem w:displayText="Ms. K. M. Lokesha Prasadini" w:value="Ms. K. M. Lokesha Prasadini"/>
            <w:listItem w:displayText="Ms. Kushnara Suriyawansa " w:value="Ms. Kushnara Suriyawansa "/>
            <w:listItem w:displayText="Ms. Pasangi Rathnayake" w:value="Ms. Pasangi Rathnayake"/>
            <w:listItem w:displayText="Ms. Dilani Lunugalage" w:value="Ms. Dilani Lunugalage"/>
            <w:listItem w:displayText="Ms. Disni Charuka Sriyarathna" w:value="Ms. Disni Charuka Sriyarathna"/>
            <w:listItem w:displayText="Ms. Samanthi Eranga Siriwardene" w:value="Ms. Samanthi Eranga Siriwardene"/>
            <w:listItem w:displayText="Ms. Gaya Thamali Dassanayake" w:value="Ms. Gaya Thamali Dassanayake"/>
            <w:listItem w:displayText="Mr. Oshadha Seneweera" w:value="Mr. Oshadha Seneweera"/>
            <w:listItem w:displayText="Mr. Adeepa Gunarathna" w:value="Mr. Adeepa Gunarathna"/>
            <w:listItem w:displayText="Mr. Kanishka Yapa" w:value="Mr. Kanishka Yapa"/>
            <w:listItem w:displayText="Mr. Nelum Amarasena" w:value="Mr. Nelum Amarasena"/>
            <w:listItem w:displayText="Ms. Nadeesa Pemadasa" w:value="Ms. Nadeesa Pemadasa"/>
            <w:listItem w:displayText="Ms. Suranjini Silva" w:value="Ms. Suranjini Silva"/>
            <w:listItem w:displayText="Ms. Mihiri Chethana" w:value="Ms. Mihiri Chethana"/>
            <w:listItem w:displayText="Mr. S. M. B. Harshanath" w:value="Mr. S. M. B. Harshanath"/>
            <w:listItem w:displayText="Ms. K. B. A. Bhagyanie Chathurika" w:value="Ms. K. B. A. Bhagyanie Chathurika"/>
            <w:listItem w:displayText="Mr. Ravi Supunya" w:value="Mr. Ravi Supunya"/>
            <w:listItem w:displayText="Ms. P. K. Suriya Kumari" w:value="Ms. P. K. Suriya Kumari"/>
            <w:listItem w:displayText="Dr. Lakmini Abeywardhana" w:value="Dr. Lakmini Abeywardhana"/>
            <w:listItem w:displayText="Ms. Sanvitha Kasthuriarachchi" w:value="Ms. Sanvitha Kasthuriarachchi"/>
            <w:listItem w:displayText="Mr. Thusithanjana Thilekeratne" w:value="Mr. Thusithanjana Thilekeratne"/>
            <w:listItem w:displayText="Ms. Aarchana Kugathasan" w:value="Ms. Aarchana Kugathasan"/>
            <w:listItem w:displayText="Ms. Devanshi Ganegoda" w:value="Ms. Devanshi Ganegoda"/>
            <w:listItem w:displayText="Ms. Hansi De Silva" w:value="Ms. Hansi De Silva"/>
            <w:listItem w:displayText="Dr. Jeewaka Perera" w:value="Dr. Jeewaka Perera"/>
            <w:listItem w:displayText="Ms. Rrubaa Panchendrarajan" w:value="Ms. Rrubaa Panchendrarajan"/>
          </w:comboBox>
        </w:sdtPr>
        <w:sdtEndPr>
          <w:rPr>
            <w:rStyle w:val="Strong"/>
          </w:rPr>
        </w:sdtEndPr>
        <w:sdtContent>
          <w:r w:rsidR="00A220F7">
            <w:rPr>
              <w:rStyle w:val="Strong"/>
            </w:rPr>
            <w:t xml:space="preserve">Prof. Samantha </w:t>
          </w:r>
          <w:proofErr w:type="spellStart"/>
          <w:r w:rsidR="00A220F7">
            <w:rPr>
              <w:rStyle w:val="Strong"/>
            </w:rPr>
            <w:t>Thelijjagoda</w:t>
          </w:r>
          <w:proofErr w:type="spellEnd"/>
        </w:sdtContent>
      </w:sdt>
      <w:r w:rsidR="00FD256D">
        <w:rPr>
          <w:rStyle w:val="Strong"/>
        </w:rPr>
        <w:tab/>
      </w:r>
      <w:r w:rsidR="00756CA6">
        <w:rPr>
          <w:rStyle w:val="Strong"/>
        </w:rPr>
        <w:t xml:space="preserve">               </w:t>
      </w:r>
      <w:r w:rsidR="005F1AE0">
        <w:rPr>
          <w:rStyle w:val="Strong"/>
        </w:rPr>
        <w:t xml:space="preserve">                            </w:t>
      </w:r>
      <w:r w:rsidR="00756CA6">
        <w:rPr>
          <w:rStyle w:val="Strong"/>
        </w:rPr>
        <w:t xml:space="preserve">  </w:t>
      </w:r>
      <w:r w:rsidR="005F1AE0">
        <w:rPr>
          <w:rStyle w:val="Strong"/>
        </w:rPr>
        <w:t xml:space="preserve">                      </w:t>
      </w:r>
      <w:r w:rsidR="00756CA6">
        <w:rPr>
          <w:rStyle w:val="Strong"/>
        </w:rPr>
        <w:t xml:space="preserve">                                         </w:t>
      </w:r>
      <w:r w:rsidR="00AC0006">
        <w:rPr>
          <w:rStyle w:val="Strong"/>
        </w:rPr>
        <w:t xml:space="preserve">                                       </w:t>
      </w:r>
      <w:r w:rsidR="001F14CB">
        <w:rPr>
          <w:sz w:val="26"/>
          <w:szCs w:val="26"/>
        </w:rPr>
        <w:tab/>
      </w:r>
      <w:r w:rsidR="001F14CB">
        <w:rPr>
          <w:sz w:val="26"/>
          <w:szCs w:val="26"/>
        </w:rPr>
        <w:tab/>
      </w:r>
      <w:r w:rsidR="001F14CB">
        <w:rPr>
          <w:sz w:val="26"/>
          <w:szCs w:val="26"/>
        </w:rPr>
        <w:tab/>
      </w:r>
      <w:r w:rsidR="005F1AE0">
        <w:rPr>
          <w:sz w:val="26"/>
          <w:szCs w:val="26"/>
        </w:rPr>
        <w:t xml:space="preserve">   </w:t>
      </w:r>
    </w:p>
    <w:p w14:paraId="62C081D1" w14:textId="77777777" w:rsidR="005F1AE0" w:rsidRDefault="005F1AE0" w:rsidP="005F1AE0">
      <w:pPr>
        <w:tabs>
          <w:tab w:val="left" w:pos="3085"/>
        </w:tabs>
        <w:rPr>
          <w:sz w:val="26"/>
          <w:szCs w:val="26"/>
        </w:rPr>
      </w:pPr>
    </w:p>
    <w:p w14:paraId="5A30E05B" w14:textId="77777777" w:rsidR="005F1AE0" w:rsidRDefault="005F1AE0" w:rsidP="005F1AE0">
      <w:pPr>
        <w:rPr>
          <w:sz w:val="26"/>
          <w:szCs w:val="26"/>
        </w:rPr>
      </w:pPr>
    </w:p>
    <w:p w14:paraId="599E0236" w14:textId="46BA060A" w:rsidR="005F1AE0" w:rsidRDefault="005F1AE0" w:rsidP="003F1869">
      <w:pPr>
        <w:tabs>
          <w:tab w:val="left" w:pos="270"/>
        </w:tabs>
      </w:pPr>
      <w:r>
        <w:rPr>
          <w:noProof/>
          <w:sz w:val="26"/>
          <w:szCs w:val="26"/>
          <w:lang w:bidi="si-LK"/>
        </w:rPr>
        <mc:AlternateContent>
          <mc:Choice Requires="wps">
            <w:drawing>
              <wp:anchor distT="0" distB="0" distL="114300" distR="114300" simplePos="0" relativeHeight="251658254" behindDoc="0" locked="0" layoutInCell="1" allowOverlap="1" wp14:anchorId="2603D89A" wp14:editId="69D49167">
                <wp:simplePos x="0" y="0"/>
                <wp:positionH relativeFrom="column">
                  <wp:posOffset>3817302</wp:posOffset>
                </wp:positionH>
                <wp:positionV relativeFrom="paragraph">
                  <wp:posOffset>51435</wp:posOffset>
                </wp:positionV>
                <wp:extent cx="1691640" cy="245444"/>
                <wp:effectExtent l="0" t="0" r="22860" b="21590"/>
                <wp:wrapNone/>
                <wp:docPr id="14" name="Rectangle 14"/>
                <wp:cNvGraphicFramePr/>
                <a:graphic xmlns:a="http://schemas.openxmlformats.org/drawingml/2006/main">
                  <a:graphicData uri="http://schemas.microsoft.com/office/word/2010/wordprocessingShape">
                    <wps:wsp>
                      <wps:cNvSpPr/>
                      <wps:spPr>
                        <a:xfrm>
                          <a:off x="0" y="0"/>
                          <a:ext cx="1691640" cy="2454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CE7C5" id="Rectangle 14" o:spid="_x0000_s1026" style="position:absolute;margin-left:300.55pt;margin-top:4.05pt;width:133.2pt;height:19.3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" fillcolor="white [3201]" strokecolor="black [3200]" strokeweight="2pt"/>
            </w:pict>
          </mc:Fallback>
        </mc:AlternateContent>
      </w:r>
      <w:r w:rsidR="003F1869">
        <w:rPr>
          <w:sz w:val="26"/>
          <w:szCs w:val="26"/>
        </w:rPr>
        <w:t xml:space="preserve">   </w:t>
      </w:r>
      <w:r w:rsidR="00594AF1">
        <w:rPr>
          <w:sz w:val="26"/>
          <w:szCs w:val="26"/>
        </w:rPr>
        <w:t xml:space="preserve">If yes, state the Project ID                       </w:t>
      </w:r>
    </w:p>
    <w:p w14:paraId="24C411D5" w14:textId="4D47127D" w:rsidR="005F1AE0" w:rsidRDefault="005F1AE0" w:rsidP="005F1AE0">
      <w:r>
        <w:rPr>
          <w:noProof/>
          <w:sz w:val="26"/>
          <w:szCs w:val="26"/>
          <w:lang w:bidi="si-LK"/>
        </w:rPr>
        <mc:AlternateContent>
          <mc:Choice Requires="wps">
            <w:drawing>
              <wp:anchor distT="0" distB="0" distL="114300" distR="114300" simplePos="0" relativeHeight="251658253" behindDoc="0" locked="0" layoutInCell="1" allowOverlap="1" wp14:anchorId="10ECD78C" wp14:editId="360E9E1D">
                <wp:simplePos x="0" y="0"/>
                <wp:positionH relativeFrom="column">
                  <wp:posOffset>3817302</wp:posOffset>
                </wp:positionH>
                <wp:positionV relativeFrom="paragraph">
                  <wp:posOffset>66040</wp:posOffset>
                </wp:positionV>
                <wp:extent cx="1691640" cy="245444"/>
                <wp:effectExtent l="0" t="0" r="22860" b="21590"/>
                <wp:wrapNone/>
                <wp:docPr id="16" name="Rectangle 16"/>
                <wp:cNvGraphicFramePr/>
                <a:graphic xmlns:a="http://schemas.openxmlformats.org/drawingml/2006/main">
                  <a:graphicData uri="http://schemas.microsoft.com/office/word/2010/wordprocessingShape">
                    <wps:wsp>
                      <wps:cNvSpPr/>
                      <wps:spPr>
                        <a:xfrm>
                          <a:off x="0" y="0"/>
                          <a:ext cx="1691640" cy="245444"/>
                        </a:xfrm>
                        <a:prstGeom prst="rect">
                          <a:avLst/>
                        </a:prstGeom>
                      </wps:spPr>
                      <wps:style>
                        <a:lnRef idx="2">
                          <a:schemeClr val="dk1"/>
                        </a:lnRef>
                        <a:fillRef idx="1">
                          <a:schemeClr val="lt1"/>
                        </a:fillRef>
                        <a:effectRef idx="0">
                          <a:schemeClr val="dk1"/>
                        </a:effectRef>
                        <a:fontRef idx="minor">
                          <a:schemeClr val="dk1"/>
                        </a:fontRef>
                      </wps:style>
                      <wps:txbx>
                        <w:txbxContent>
                          <w:p w14:paraId="531C1481" w14:textId="77777777" w:rsidR="005F1AE0" w:rsidRDefault="005F1AE0" w:rsidP="005F1A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CD78C" id="Rectangle 16" o:spid="_x0000_s1033" style="position:absolute;margin-left:300.55pt;margin-top:5.2pt;width:133.2pt;height:19.3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" fillcolor="white [3201]" strokecolor="black [3200]" strokeweight="2pt">
                <v:textbox>
                  <w:txbxContent>
                    <w:p w14:paraId="531C1481" w14:textId="77777777" w:rsidR="005F1AE0" w:rsidRDefault="005F1AE0" w:rsidP="005F1AE0">
                      <w:pPr>
                        <w:jc w:val="center"/>
                      </w:pPr>
                    </w:p>
                  </w:txbxContent>
                </v:textbox>
              </v:rect>
            </w:pict>
          </mc:Fallback>
        </mc:AlternateContent>
      </w:r>
      <w:r w:rsidR="003F1869">
        <w:rPr>
          <w:sz w:val="26"/>
          <w:szCs w:val="26"/>
        </w:rPr>
        <w:t xml:space="preserve">   </w:t>
      </w:r>
      <w:r>
        <w:rPr>
          <w:sz w:val="26"/>
          <w:szCs w:val="26"/>
        </w:rPr>
        <w:t xml:space="preserve">and year  </w:t>
      </w:r>
    </w:p>
    <w:p w14:paraId="71D9C6E3" w14:textId="77777777" w:rsidR="00BB6CCE" w:rsidRDefault="0021117A" w:rsidP="00BB6CCE">
      <w:pPr>
        <w:tabs>
          <w:tab w:val="left" w:pos="3085"/>
        </w:tabs>
        <w:rPr>
          <w:sz w:val="26"/>
          <w:szCs w:val="26"/>
        </w:rPr>
      </w:pPr>
      <w:r>
        <w:rPr>
          <w:noProof/>
          <w:sz w:val="26"/>
          <w:szCs w:val="26"/>
          <w:lang w:bidi="si-LK"/>
        </w:rPr>
        <mc:AlternateContent>
          <mc:Choice Requires="wps">
            <w:drawing>
              <wp:anchor distT="0" distB="0" distL="114300" distR="114300" simplePos="0" relativeHeight="251658249" behindDoc="0" locked="0" layoutInCell="1" allowOverlap="1" wp14:anchorId="7FB834B4" wp14:editId="1ADB1894">
                <wp:simplePos x="0" y="0"/>
                <wp:positionH relativeFrom="column">
                  <wp:posOffset>3804602</wp:posOffset>
                </wp:positionH>
                <wp:positionV relativeFrom="paragraph">
                  <wp:posOffset>199390</wp:posOffset>
                </wp:positionV>
                <wp:extent cx="1714500" cy="437698"/>
                <wp:effectExtent l="0" t="0" r="19050" b="19685"/>
                <wp:wrapNone/>
                <wp:docPr id="15" name="Rectangle 15"/>
                <wp:cNvGraphicFramePr/>
                <a:graphic xmlns:a="http://schemas.openxmlformats.org/drawingml/2006/main">
                  <a:graphicData uri="http://schemas.microsoft.com/office/word/2010/wordprocessingShape">
                    <wps:wsp>
                      <wps:cNvSpPr/>
                      <wps:spPr>
                        <a:xfrm>
                          <a:off x="0" y="0"/>
                          <a:ext cx="1714500" cy="43769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F99941" id="Rectangle 15" o:spid="_x0000_s1026" style="position:absolute;margin-left:299.55pt;margin-top:15.7pt;width:135pt;height:34.4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" fillcolor="white [3201]" strokecolor="black [3200]" strokeweight="2pt"/>
            </w:pict>
          </mc:Fallback>
        </mc:AlternateContent>
      </w:r>
      <w:r w:rsidR="00594AF1">
        <w:rPr>
          <w:sz w:val="26"/>
          <w:szCs w:val="26"/>
        </w:rPr>
        <w:t xml:space="preserve">                  </w:t>
      </w:r>
      <w:r w:rsidR="001F14CB">
        <w:rPr>
          <w:sz w:val="26"/>
          <w:szCs w:val="26"/>
        </w:rPr>
        <w:tab/>
      </w:r>
      <w:r w:rsidR="001F14CB">
        <w:rPr>
          <w:sz w:val="26"/>
          <w:szCs w:val="26"/>
        </w:rPr>
        <w:tab/>
        <w:t xml:space="preserve"> </w:t>
      </w:r>
    </w:p>
    <w:p w14:paraId="760C5216" w14:textId="3CD8C569" w:rsidR="005F1AE0" w:rsidRPr="0021117A" w:rsidRDefault="006E5E4E" w:rsidP="00BB6CCE">
      <w:pPr>
        <w:tabs>
          <w:tab w:val="left" w:pos="3085"/>
        </w:tabs>
        <w:rPr>
          <w:sz w:val="26"/>
          <w:szCs w:val="26"/>
        </w:rPr>
      </w:pPr>
      <w:r>
        <w:rPr>
          <w:noProof/>
          <w:sz w:val="26"/>
          <w:szCs w:val="26"/>
          <w:lang w:bidi="si-LK"/>
        </w:rPr>
        <mc:AlternateContent>
          <mc:Choice Requires="wps">
            <w:drawing>
              <wp:anchor distT="0" distB="0" distL="114300" distR="114300" simplePos="0" relativeHeight="251658250" behindDoc="0" locked="0" layoutInCell="1" allowOverlap="1" wp14:anchorId="343EB1AA" wp14:editId="16A4A478">
                <wp:simplePos x="0" y="0"/>
                <wp:positionH relativeFrom="column">
                  <wp:posOffset>4457383</wp:posOffset>
                </wp:positionH>
                <wp:positionV relativeFrom="paragraph">
                  <wp:posOffset>91440</wp:posOffset>
                </wp:positionV>
                <wp:extent cx="546040" cy="198611"/>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46040" cy="198611"/>
                        </a:xfrm>
                        <a:prstGeom prst="rect">
                          <a:avLst/>
                        </a:prstGeom>
                        <a:noFill/>
                        <a:ln w="6350">
                          <a:noFill/>
                        </a:ln>
                      </wps:spPr>
                      <wps:txbx>
                        <w:txbxContent>
                          <w:p w14:paraId="3FCFE412" w14:textId="0DFC5976" w:rsidR="006E5E4E" w:rsidRPr="006E5E4E" w:rsidRDefault="004F5D07" w:rsidP="006E5E4E">
                            <w:pPr>
                              <w:jc w:val="right"/>
                              <w:rPr>
                                <w:sz w:val="12"/>
                                <w:szCs w:val="12"/>
                              </w:rPr>
                            </w:pPr>
                            <w:r>
                              <w:rPr>
                                <w:sz w:val="12"/>
                                <w:szCs w:val="12"/>
                              </w:rPr>
                              <w:t xml:space="preserve"> </w:t>
                            </w:r>
                            <w:r w:rsidR="006E5E4E" w:rsidRPr="006E5E4E">
                              <w:rPr>
                                <w:sz w:val="12"/>
                                <w:szCs w:val="12"/>
                              </w:rPr>
                              <w:t>Signature</w:t>
                            </w:r>
                          </w:p>
                          <w:p w14:paraId="256D4D33" w14:textId="77777777" w:rsidR="006E5E4E" w:rsidRDefault="006E5E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EB1AA" id="Text Box 17" o:spid="_x0000_s1034" type="#_x0000_t202" style="position:absolute;margin-left:351pt;margin-top:7.2pt;width:43pt;height:15.65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" filled="f" stroked="f" strokeweight=".5pt">
                <v:textbox>
                  <w:txbxContent>
                    <w:p w14:paraId="3FCFE412" w14:textId="0DFC5976" w:rsidR="006E5E4E" w:rsidRPr="006E5E4E" w:rsidRDefault="004F5D07" w:rsidP="006E5E4E">
                      <w:pPr>
                        <w:jc w:val="right"/>
                        <w:rPr>
                          <w:sz w:val="12"/>
                          <w:szCs w:val="12"/>
                        </w:rPr>
                      </w:pPr>
                      <w:r>
                        <w:rPr>
                          <w:sz w:val="12"/>
                          <w:szCs w:val="12"/>
                        </w:rPr>
                        <w:t xml:space="preserve"> </w:t>
                      </w:r>
                      <w:r w:rsidR="006E5E4E" w:rsidRPr="006E5E4E">
                        <w:rPr>
                          <w:sz w:val="12"/>
                          <w:szCs w:val="12"/>
                        </w:rPr>
                        <w:t>Signature</w:t>
                      </w:r>
                    </w:p>
                    <w:p w14:paraId="256D4D33" w14:textId="77777777" w:rsidR="006E5E4E" w:rsidRDefault="006E5E4E"/>
                  </w:txbxContent>
                </v:textbox>
              </v:shape>
            </w:pict>
          </mc:Fallback>
        </mc:AlternateContent>
      </w:r>
      <w:r w:rsidR="006D481F">
        <w:rPr>
          <w:sz w:val="26"/>
          <w:szCs w:val="26"/>
        </w:rPr>
        <w:t>Co-Supervisor:</w:t>
      </w:r>
      <w:r w:rsidR="00BB6CCE">
        <w:rPr>
          <w:sz w:val="26"/>
          <w:szCs w:val="26"/>
        </w:rPr>
        <w:t xml:space="preserve"> </w:t>
      </w:r>
      <w:sdt>
        <w:sdtPr>
          <w:rPr>
            <w:rStyle w:val="Strong"/>
          </w:rPr>
          <w:id w:val="1155723861"/>
          <w:lock w:val="sdtLocked"/>
          <w:placeholder>
            <w:docPart w:val="EEA3CE78126949428E9D5123AA6C7072"/>
          </w:placeholder>
          <w:comboBox>
            <w:listItem w:displayText="Prof. Chandimal S. Jayawardena" w:value="Prof. Chandimal S. Jayawardena"/>
            <w:listItem w:displayText="Prof. Koliya Pulasinghe" w:value="Prof. Koliya Pulasinghe"/>
            <w:listItem w:displayText="Prof. Mahesha Kapurubandara" w:value="Prof. Mahesha Kapurubandara"/>
            <w:listItem w:displayText="Prof. Samantha Thelijjagoda" w:value="Prof. Samantha Thelijjagoda"/>
            <w:listItem w:displayText="Dr. Malitha Wijesundara" w:value="Dr. Malitha Wijesundara"/>
            <w:listItem w:displayText="Dr. Pradeepa Samarasinghe" w:value="Dr. Pradeepa Samarasinghe"/>
            <w:listItem w:displayText="Dr. Nuwan Kodagoda" w:value="Dr. Nuwan Kodagoda"/>
            <w:listItem w:displayText="Dr. Janaka Wijekoon" w:value="Dr. Janaka Wijekoon"/>
            <w:listItem w:displayText="Dr. Jayantha Amararachchi" w:value="Dr. Jayantha Amararachchi"/>
            <w:listItem w:displayText="Dr. Jeewani Bamunusinghe" w:value="Dr. Jeewani Bamunusinghe"/>
            <w:listItem w:displayText="Dr. Dharshana Kasthurirathne" w:value="Dr. Dharshana Kasthurirathne"/>
            <w:listItem w:displayText="Dr. Anuradha Karunasena" w:value="Dr. Anuradha Karunasena"/>
            <w:listItem w:displayText="Mr. Yashas Mallawaarachchi" w:value="Mr. Yashas Mallawaarachchi"/>
            <w:listItem w:displayText="Dr. Windhaya Rankothge" w:value="Dr. Windhaya Rankothge"/>
            <w:listItem w:displayText="Dr. Dasuni Nawinna" w:value="Dr. Dasuni Nawinna"/>
            <w:listItem w:displayText="Dr. Anuradha Jayakody" w:value="Dr. Anuradha Jayakody"/>
            <w:listItem w:displayText="Dr. Lakmal Rupasinghe" w:value="Dr. Lakmal Rupasinghe"/>
            <w:listItem w:displayText="Dr. Shyam Mehraaj" w:value="Dr. Shyam Mehraaj"/>
            <w:listItem w:displayText="Dr. Kalpani Manathunge" w:value="Dr. Kalpani Manathunge"/>
            <w:listItem w:displayText="Ms. Namalie Walagampaya" w:value="Ms. Namalie Walagampaya"/>
            <w:listItem w:displayText="Mr. Jagath Wickramarathne" w:value="Mr. Jagath Wickramarathne"/>
            <w:listItem w:displayText="Dr. Muditha Tissera" w:value="Dr. Muditha Tissera"/>
            <w:listItem w:displayText="Mr. Dilshan de Silva" w:value="Mr. Dilshan de Silva"/>
            <w:listItem w:displayText="Ms. Uthpala Samarakoon" w:value="Ms. Uthpala Samarakoon"/>
            <w:listItem w:displayText="Mr. Amila Senarathne" w:value="Mr. Amila Senarathne"/>
            <w:listItem w:displayText="Ms. Sanjeevi Chandrasiri" w:value="Ms. Sanjeevi Chandrasiri"/>
            <w:listItem w:displayText="Ms. Shashika Lokuliyana" w:value="Ms. Shashika Lokuliyana"/>
            <w:listItem w:displayText="Mr. Nalaka Dissanayake" w:value="Mr. Nalaka Dissanayake"/>
            <w:listItem w:displayText="Mr. Prasanna Sumathipala" w:value="Mr. Prasanna Sumathipala"/>
            <w:listItem w:displayText="Mr. Samantha Rajapakshe" w:value="Mr. Samantha Rajapakshe"/>
            <w:listItem w:displayText="Ms. Anjali Gamage" w:value="Ms. Anjali Gamage"/>
            <w:listItem w:displayText="Mr. Dammika De Silva" w:value="Mr. Dammika De Silva"/>
            <w:listItem w:displayText="Ms. Geethanjalie Wimalaratne" w:value="Ms. Geethanjalie Wimalaratne"/>
            <w:listItem w:displayText="Ms. Manori Gamage" w:value="Ms. Manori Gamage"/>
            <w:listItem w:displayText="Dr. Charika Weerasiriwardhane" w:value="Dr. Charika Weerasiriwardhane"/>
            <w:listItem w:displayText="Mr. Ishara Gamage" w:value="Mr. Ishara Gamage"/>
            <w:listItem w:displayText="Ms. Chathurangika Kahandawarachchi" w:value="Ms. Chathurangika Kahandawarachchi"/>
            <w:listItem w:displayText="Ms. Dinuka Wijendra" w:value="Ms. Dinuka Wijendra"/>
            <w:listItem w:displayText="Mr. Kavinga Yapa Abeywardene" w:value="Mr. Kavinga Yapa Abeywardene"/>
            <w:listItem w:displayText="Ms. Hansika Mahaadikara" w:value="Ms. Hansika Mahaadikara"/>
            <w:listItem w:displayText="Ms. Pradeepa Senani Bandara " w:value="Ms. Pradeepa Senani Bandara "/>
            <w:listItem w:displayText="Mr. Udara Samarathunga" w:value="Mr. Udara Samarathunga"/>
            <w:listItem w:displayText="Ms. K. M. Lokesha Prasadini" w:value="Ms. K. M. Lokesha Prasadini"/>
            <w:listItem w:displayText="Ms. Kushnara Suriyawansa " w:value="Ms. Kushnara Suriyawansa "/>
            <w:listItem w:displayText="Ms. Pasangi Rathnayake" w:value="Ms. Pasangi Rathnayake"/>
            <w:listItem w:displayText="Ms. Dilani Lunugalage" w:value="Ms. Dilani Lunugalage"/>
            <w:listItem w:displayText="Ms. Disni Charuka Sriyarathna" w:value="Ms. Disni Charuka Sriyarathna"/>
            <w:listItem w:displayText="Ms. Samanthi Eranga Siriwardene" w:value="Ms. Samanthi Eranga Siriwardene"/>
            <w:listItem w:displayText="Ms. Gaya Thamali Dassanayake" w:value="Ms. Gaya Thamali Dassanayake"/>
            <w:listItem w:displayText="Mr. Oshadha Seneweera" w:value="Mr. Oshadha Seneweera"/>
            <w:listItem w:displayText="Mr. Adeepa Gunarathna" w:value="Mr. Adeepa Gunarathna"/>
            <w:listItem w:displayText="Mr. Kanishka Yapa" w:value="Mr. Kanishka Yapa"/>
            <w:listItem w:displayText="Mr. Nelum Amarasena" w:value="Mr. Nelum Amarasena"/>
            <w:listItem w:displayText="Ms. Nadeesa Pemadasa" w:value="Ms. Nadeesa Pemadasa"/>
            <w:listItem w:displayText="Ms. Suranjini Silva" w:value="Ms. Suranjini Silva"/>
            <w:listItem w:displayText="Ms. Mihiri Chethana" w:value="Ms. Mihiri Chethana"/>
            <w:listItem w:displayText="Mr. S. M. B. Harshanath" w:value="Mr. S. M. B. Harshanath"/>
            <w:listItem w:displayText="Ms. K. B. A. Bhagyanie Chathurika" w:value="Ms. K. B. A. Bhagyanie Chathurika"/>
            <w:listItem w:displayText="Mr. Ravi Supunya" w:value="Mr. Ravi Supunya"/>
            <w:listItem w:displayText="Ms. P. K. Suriya Kumari" w:value="Ms. P. K. Suriya Kumari"/>
            <w:listItem w:displayText="Dr. Lakmini Abeywardhana" w:value="Dr. Lakmini Abeywardhana"/>
            <w:listItem w:displayText="Ms. Sanvitha Kasthuriarachchi" w:value="Ms. Sanvitha Kasthuriarachchi"/>
            <w:listItem w:displayText="Mr. Thusithanjana Thilekeratne" w:value="Mr. Thusithanjana Thilekeratne"/>
            <w:listItem w:displayText="Ms. Aarchana Kugathasan" w:value="Ms. Aarchana Kugathasan"/>
            <w:listItem w:displayText="Ms. Devanshi Ganegoda" w:value="Ms. Devanshi Ganegoda"/>
            <w:listItem w:displayText="Ms. Hansi De Silva" w:value="Ms. Hansi De Silva"/>
            <w:listItem w:displayText="Dr. Jeewaka Perera" w:value="Dr. Jeewaka Perera"/>
            <w:listItem w:displayText="Ms. Rrubaa Panchendrarajan" w:value="Ms. Rrubaa Panchendrarajan"/>
            <w:listItem w:displayText="Ms. Shalini Rupasinghe" w:value="Ms. Shalini Rupasinghe"/>
            <w:listItem w:displayText="Ms. Narmadha Gamage" w:value="Ms. Narmadha Gamage"/>
            <w:listItem w:displayText="Ms. Vijani Piyawardana" w:value="Ms. Vijani Piyawardana"/>
            <w:listItem w:displayText="Ms. Amali Upeka Gunasinghe" w:value="Ms. Amali Upeka Gunasinghe"/>
            <w:listItem w:displayText="Ms. Thilini Jayalath" w:value="Ms. Thilini Jayalath"/>
            <w:listItem w:displayText="Ms. Buddhima Attanayake" w:value="Ms. Buddhima Attanayake"/>
            <w:listItem w:displayText="Ms. Sasini Wellaalage" w:value="Ms. Sasini Wellaalage"/>
            <w:listItem w:displayText="Ms. Madhuka Nadeeshani" w:value="Ms. Madhuka Nadeeshani"/>
            <w:listItem w:displayText="Ms. Laneesha Rukgahakotuwa" w:value="Ms. Laneesha Rukgahakotuwa"/>
            <w:listItem w:displayText="Ms. Erandika Gamage" w:value="Ms. Erandika Gamage"/>
            <w:listItem w:displayText="Ms. Pipuni Madhuhansi Wijesiri" w:value="Ms. Pipuni Madhuhansi Wijesiri"/>
          </w:comboBox>
        </w:sdtPr>
        <w:sdtEndPr>
          <w:rPr>
            <w:rStyle w:val="Strong"/>
          </w:rPr>
        </w:sdtEndPr>
        <w:sdtContent>
          <w:r w:rsidR="00A220F7">
            <w:rPr>
              <w:rStyle w:val="Strong"/>
            </w:rPr>
            <w:t xml:space="preserve">Ms. </w:t>
          </w:r>
          <w:proofErr w:type="spellStart"/>
          <w:r w:rsidR="00A220F7">
            <w:rPr>
              <w:rStyle w:val="Strong"/>
            </w:rPr>
            <w:t>Aarchana</w:t>
          </w:r>
          <w:proofErr w:type="spellEnd"/>
          <w:r w:rsidR="00A220F7">
            <w:rPr>
              <w:rStyle w:val="Strong"/>
            </w:rPr>
            <w:t xml:space="preserve"> Kugathasan</w:t>
          </w:r>
        </w:sdtContent>
      </w:sdt>
      <w:r w:rsidR="001F14CB">
        <w:rPr>
          <w:sz w:val="26"/>
          <w:szCs w:val="26"/>
        </w:rPr>
        <w:tab/>
      </w:r>
      <w:r w:rsidR="001F14CB">
        <w:rPr>
          <w:sz w:val="26"/>
          <w:szCs w:val="26"/>
        </w:rPr>
        <w:tab/>
      </w:r>
      <w:r w:rsidR="001F14CB">
        <w:rPr>
          <w:sz w:val="26"/>
          <w:szCs w:val="26"/>
        </w:rPr>
        <w:tab/>
      </w:r>
      <w:r w:rsidR="001F14CB">
        <w:rPr>
          <w:sz w:val="26"/>
          <w:szCs w:val="26"/>
        </w:rPr>
        <w:tab/>
      </w:r>
    </w:p>
    <w:p w14:paraId="7161C754" w14:textId="363B895B" w:rsidR="0021117A" w:rsidRDefault="006E2090" w:rsidP="0074609A">
      <w:pPr>
        <w:rPr>
          <w:rFonts w:cs="Iskoola Pota"/>
          <w:sz w:val="26"/>
          <w:szCs w:val="26"/>
          <w:lang w:bidi="si-LK"/>
        </w:rPr>
      </w:pPr>
      <w:r>
        <w:rPr>
          <w:noProof/>
          <w:sz w:val="26"/>
          <w:szCs w:val="26"/>
          <w:lang w:bidi="si-LK"/>
        </w:rPr>
        <mc:AlternateContent>
          <mc:Choice Requires="wps">
            <w:drawing>
              <wp:anchor distT="0" distB="0" distL="114300" distR="114300" simplePos="0" relativeHeight="251658256" behindDoc="0" locked="0" layoutInCell="1" allowOverlap="1" wp14:anchorId="695AD94E" wp14:editId="624A986A">
                <wp:simplePos x="0" y="0"/>
                <wp:positionH relativeFrom="column">
                  <wp:posOffset>3803332</wp:posOffset>
                </wp:positionH>
                <wp:positionV relativeFrom="paragraph">
                  <wp:posOffset>221615</wp:posOffset>
                </wp:positionV>
                <wp:extent cx="1714500" cy="437698"/>
                <wp:effectExtent l="0" t="0" r="19050" b="19685"/>
                <wp:wrapNone/>
                <wp:docPr id="20" name="Rectangle 20"/>
                <wp:cNvGraphicFramePr/>
                <a:graphic xmlns:a="http://schemas.openxmlformats.org/drawingml/2006/main">
                  <a:graphicData uri="http://schemas.microsoft.com/office/word/2010/wordprocessingShape">
                    <wps:wsp>
                      <wps:cNvSpPr/>
                      <wps:spPr>
                        <a:xfrm>
                          <a:off x="0" y="0"/>
                          <a:ext cx="1714500" cy="43769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027E0" id="Rectangle 20" o:spid="_x0000_s1026" style="position:absolute;margin-left:299.45pt;margin-top:17.45pt;width:135pt;height:34.45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" fillcolor="white [3201]" strokecolor="black [3200]" strokeweight="2pt"/>
            </w:pict>
          </mc:Fallback>
        </mc:AlternateContent>
      </w:r>
    </w:p>
    <w:p w14:paraId="18B5542D" w14:textId="251149FE" w:rsidR="006E2090" w:rsidRDefault="006E2090" w:rsidP="0074609A">
      <w:pPr>
        <w:rPr>
          <w:rFonts w:cs="Iskoola Pota"/>
          <w:sz w:val="26"/>
          <w:szCs w:val="26"/>
          <w:lang w:bidi="si-LK"/>
        </w:rPr>
      </w:pPr>
      <w:r>
        <w:rPr>
          <w:noProof/>
          <w:sz w:val="26"/>
          <w:szCs w:val="26"/>
          <w:lang w:bidi="si-LK"/>
        </w:rPr>
        <mc:AlternateContent>
          <mc:Choice Requires="wps">
            <w:drawing>
              <wp:anchor distT="0" distB="0" distL="114300" distR="114300" simplePos="0" relativeHeight="251658257" behindDoc="0" locked="0" layoutInCell="1" allowOverlap="1" wp14:anchorId="766DE2C7" wp14:editId="2CC6F37A">
                <wp:simplePos x="0" y="0"/>
                <wp:positionH relativeFrom="column">
                  <wp:posOffset>4413885</wp:posOffset>
                </wp:positionH>
                <wp:positionV relativeFrom="paragraph">
                  <wp:posOffset>116522</wp:posOffset>
                </wp:positionV>
                <wp:extent cx="546040" cy="19861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6040" cy="198611"/>
                        </a:xfrm>
                        <a:prstGeom prst="rect">
                          <a:avLst/>
                        </a:prstGeom>
                        <a:noFill/>
                        <a:ln w="6350">
                          <a:noFill/>
                        </a:ln>
                      </wps:spPr>
                      <wps:txbx>
                        <w:txbxContent>
                          <w:p w14:paraId="2644BE49" w14:textId="10C941BC" w:rsidR="006E2090" w:rsidRPr="006E5E4E" w:rsidRDefault="006E2090" w:rsidP="006E5E4E">
                            <w:pPr>
                              <w:jc w:val="right"/>
                              <w:rPr>
                                <w:sz w:val="12"/>
                                <w:szCs w:val="12"/>
                              </w:rPr>
                            </w:pPr>
                            <w:r>
                              <w:rPr>
                                <w:sz w:val="12"/>
                                <w:szCs w:val="12"/>
                              </w:rPr>
                              <w:t xml:space="preserve"> Name</w:t>
                            </w:r>
                          </w:p>
                          <w:p w14:paraId="3644B4C9" w14:textId="77777777" w:rsidR="006E2090" w:rsidRDefault="006E2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DE2C7" id="Text Box 22" o:spid="_x0000_s1035" type="#_x0000_t202" style="position:absolute;margin-left:347.55pt;margin-top:9.15pt;width:43pt;height:15.65pt;z-index:2516582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" filled="f" stroked="f" strokeweight=".5pt">
                <v:textbox>
                  <w:txbxContent>
                    <w:p w14:paraId="2644BE49" w14:textId="10C941BC" w:rsidR="006E2090" w:rsidRPr="006E5E4E" w:rsidRDefault="006E2090" w:rsidP="006E5E4E">
                      <w:pPr>
                        <w:jc w:val="right"/>
                        <w:rPr>
                          <w:sz w:val="12"/>
                          <w:szCs w:val="12"/>
                        </w:rPr>
                      </w:pPr>
                      <w:r>
                        <w:rPr>
                          <w:sz w:val="12"/>
                          <w:szCs w:val="12"/>
                        </w:rPr>
                        <w:t xml:space="preserve"> Name</w:t>
                      </w:r>
                    </w:p>
                    <w:p w14:paraId="3644B4C9" w14:textId="77777777" w:rsidR="006E2090" w:rsidRDefault="006E2090"/>
                  </w:txbxContent>
                </v:textbox>
              </v:shape>
            </w:pict>
          </mc:Fallback>
        </mc:AlternateContent>
      </w:r>
      <w:r>
        <w:rPr>
          <w:rFonts w:cs="Iskoola Pota"/>
          <w:sz w:val="26"/>
          <w:szCs w:val="26"/>
          <w:lang w:bidi="si-LK"/>
        </w:rPr>
        <w:t xml:space="preserve">External Supervisor </w:t>
      </w:r>
    </w:p>
    <w:p w14:paraId="0247CA65" w14:textId="324AAC22" w:rsidR="0074609A" w:rsidRDefault="0074609A" w:rsidP="0074609A">
      <w:pPr>
        <w:rPr>
          <w:rFonts w:cs="Iskoola Pota"/>
          <w:sz w:val="26"/>
          <w:szCs w:val="26"/>
          <w:lang w:bidi="si-LK"/>
        </w:rPr>
      </w:pPr>
      <w:r>
        <w:rPr>
          <w:rFonts w:cs="Iskoola Pota"/>
          <w:sz w:val="26"/>
          <w:szCs w:val="26"/>
          <w:lang w:bidi="si-LK"/>
        </w:rPr>
        <w:t>Team Members:</w:t>
      </w:r>
    </w:p>
    <w:tbl>
      <w:tblPr>
        <w:tblStyle w:val="LightShading-Accent1"/>
        <w:tblW w:w="890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3"/>
        <w:gridCol w:w="2480"/>
        <w:gridCol w:w="2236"/>
      </w:tblGrid>
      <w:tr w:rsidR="0074609A" w14:paraId="6664216F" w14:textId="77777777" w:rsidTr="6C1D446F">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4193" w:type="dxa"/>
          </w:tcPr>
          <w:p w14:paraId="172C2537" w14:textId="77777777" w:rsidR="0074609A" w:rsidRPr="009F6DEA" w:rsidRDefault="0074609A" w:rsidP="00380CDA">
            <w:pPr>
              <w:jc w:val="center"/>
              <w:rPr>
                <w:rFonts w:cs="Iskoola Pota"/>
                <w:sz w:val="24"/>
                <w:szCs w:val="24"/>
                <w:lang w:bidi="si-LK"/>
              </w:rPr>
            </w:pPr>
            <w:r w:rsidRPr="009F6DEA">
              <w:rPr>
                <w:rFonts w:cs="Iskoola Pota"/>
                <w:sz w:val="24"/>
                <w:szCs w:val="24"/>
                <w:lang w:bidi="si-LK"/>
              </w:rPr>
              <w:t>Student Name</w:t>
            </w:r>
          </w:p>
        </w:tc>
        <w:tc>
          <w:tcPr>
            <w:tcW w:w="2480" w:type="dxa"/>
          </w:tcPr>
          <w:p w14:paraId="139C5C05" w14:textId="77777777" w:rsidR="0074609A" w:rsidRPr="009F6DEA" w:rsidRDefault="0074609A" w:rsidP="00380CDA">
            <w:pPr>
              <w:jc w:val="center"/>
              <w:cnfStyle w:val="100000000000" w:firstRow="1" w:lastRow="0" w:firstColumn="0" w:lastColumn="0" w:oddVBand="0" w:evenVBand="0" w:oddHBand="0" w:evenHBand="0" w:firstRowFirstColumn="0" w:firstRowLastColumn="0" w:lastRowFirstColumn="0" w:lastRowLastColumn="0"/>
              <w:rPr>
                <w:rFonts w:cs="Iskoola Pota"/>
                <w:sz w:val="24"/>
                <w:szCs w:val="24"/>
                <w:lang w:bidi="si-LK"/>
              </w:rPr>
            </w:pPr>
            <w:r>
              <w:rPr>
                <w:rFonts w:cs="Iskoola Pota"/>
                <w:sz w:val="24"/>
                <w:szCs w:val="24"/>
                <w:lang w:bidi="si-LK"/>
              </w:rPr>
              <w:t xml:space="preserve">Student </w:t>
            </w:r>
            <w:r w:rsidRPr="009F6DEA">
              <w:rPr>
                <w:rFonts w:cs="Iskoola Pota"/>
                <w:sz w:val="24"/>
                <w:szCs w:val="24"/>
                <w:lang w:bidi="si-LK"/>
              </w:rPr>
              <w:t>ID</w:t>
            </w:r>
          </w:p>
        </w:tc>
        <w:tc>
          <w:tcPr>
            <w:tcW w:w="2236" w:type="dxa"/>
          </w:tcPr>
          <w:p w14:paraId="7082D64C" w14:textId="77777777" w:rsidR="0074609A" w:rsidRDefault="0074609A" w:rsidP="00380CDA">
            <w:pPr>
              <w:jc w:val="center"/>
              <w:cnfStyle w:val="100000000000" w:firstRow="1" w:lastRow="0" w:firstColumn="0" w:lastColumn="0" w:oddVBand="0" w:evenVBand="0" w:oddHBand="0" w:evenHBand="0" w:firstRowFirstColumn="0" w:firstRowLastColumn="0" w:lastRowFirstColumn="0" w:lastRowLastColumn="0"/>
              <w:rPr>
                <w:rFonts w:cs="Iskoola Pota"/>
                <w:sz w:val="24"/>
                <w:szCs w:val="24"/>
                <w:lang w:bidi="si-LK"/>
              </w:rPr>
            </w:pPr>
            <w:r>
              <w:rPr>
                <w:rFonts w:cs="Iskoola Pota"/>
                <w:sz w:val="24"/>
                <w:szCs w:val="24"/>
                <w:lang w:bidi="si-LK"/>
              </w:rPr>
              <w:t>Specialization</w:t>
            </w:r>
          </w:p>
        </w:tc>
      </w:tr>
      <w:tr w:rsidR="00D9546D" w14:paraId="09230513" w14:textId="77777777" w:rsidTr="6C1D446F">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193" w:type="dxa"/>
            <w:shd w:val="clear" w:color="auto" w:fill="FFFFFF" w:themeFill="background1"/>
          </w:tcPr>
          <w:p w14:paraId="2A639B08" w14:textId="511AF76E" w:rsidR="0074609A" w:rsidRPr="001251E9" w:rsidRDefault="0074609A" w:rsidP="00380CDA">
            <w:pPr>
              <w:rPr>
                <w:rFonts w:cs="Iskoola Pota"/>
                <w:b w:val="0"/>
                <w:bCs w:val="0"/>
                <w:sz w:val="16"/>
                <w:szCs w:val="16"/>
                <w:lang w:bidi="si-LK"/>
              </w:rPr>
            </w:pPr>
            <w:r w:rsidRPr="001251E9">
              <w:rPr>
                <w:rFonts w:cs="Iskoola Pota"/>
                <w:b w:val="0"/>
                <w:bCs w:val="0"/>
                <w:sz w:val="16"/>
                <w:szCs w:val="16"/>
                <w:lang w:bidi="si-LK"/>
              </w:rPr>
              <w:t xml:space="preserve">Leader: </w:t>
            </w:r>
            <w:r w:rsidR="00681D3F">
              <w:rPr>
                <w:rFonts w:cs="Iskoola Pota"/>
                <w:b w:val="0"/>
                <w:bCs w:val="0"/>
                <w:sz w:val="16"/>
                <w:szCs w:val="16"/>
                <w:lang w:bidi="si-LK"/>
              </w:rPr>
              <w:t xml:space="preserve"> </w:t>
            </w:r>
            <w:r w:rsidR="00C753C2">
              <w:rPr>
                <w:rFonts w:cs="Iskoola Pota"/>
                <w:b w:val="0"/>
                <w:bCs w:val="0"/>
                <w:sz w:val="16"/>
                <w:szCs w:val="16"/>
                <w:lang w:bidi="si-LK"/>
              </w:rPr>
              <w:t xml:space="preserve">        </w:t>
            </w:r>
            <w:r w:rsidR="00A220F7" w:rsidRPr="00A220F7">
              <w:rPr>
                <w:rFonts w:cs="Iskoola Pota"/>
                <w:b w:val="0"/>
                <w:bCs w:val="0"/>
                <w:sz w:val="24"/>
                <w:szCs w:val="24"/>
                <w:lang w:bidi="si-LK"/>
              </w:rPr>
              <w:t>Liyanage M.L.A.P.</w:t>
            </w:r>
          </w:p>
        </w:tc>
        <w:tc>
          <w:tcPr>
            <w:tcW w:w="2480" w:type="dxa"/>
            <w:shd w:val="clear" w:color="auto" w:fill="FFFFFF" w:themeFill="background1"/>
          </w:tcPr>
          <w:p w14:paraId="4A3F5779" w14:textId="69B54C0A" w:rsidR="0074609A" w:rsidRPr="00DD4B5F" w:rsidRDefault="00A220F7" w:rsidP="00380CDA">
            <w:pPr>
              <w:cnfStyle w:val="000000100000" w:firstRow="0" w:lastRow="0" w:firstColumn="0" w:lastColumn="0" w:oddVBand="0" w:evenVBand="0" w:oddHBand="1" w:evenHBand="0" w:firstRowFirstColumn="0" w:firstRowLastColumn="0" w:lastRowFirstColumn="0" w:lastRowLastColumn="0"/>
              <w:rPr>
                <w:rFonts w:cs="Iskoola Pota"/>
                <w:sz w:val="26"/>
                <w:szCs w:val="26"/>
                <w:lang w:bidi="si-LK"/>
              </w:rPr>
            </w:pPr>
            <w:r w:rsidRPr="00C753C2">
              <w:rPr>
                <w:rFonts w:cs="Iskoola Pota"/>
                <w:sz w:val="24"/>
                <w:szCs w:val="24"/>
                <w:lang w:bidi="si-LK"/>
              </w:rPr>
              <w:t>IT19120812</w:t>
            </w:r>
          </w:p>
        </w:tc>
        <w:sdt>
          <w:sdtPr>
            <w:rPr>
              <w:rFonts w:cs="Iskoola Pota"/>
              <w:sz w:val="21"/>
              <w:szCs w:val="21"/>
              <w:lang w:bidi="si-LK"/>
            </w:rPr>
            <w:id w:val="509425119"/>
            <w:placeholder>
              <w:docPart w:val="56EA319E066B43EEB760261F330E6118"/>
            </w:placeholder>
            <w:comboBox>
              <w:listItem w:value="Choose an item."/>
              <w:listItem w:displayText="IT" w:value="IT"/>
              <w:listItem w:displayText="DS" w:value="DS"/>
              <w:listItem w:displayText="CSN" w:value="CSN"/>
              <w:listItem w:displayText="ISE" w:value="ISE"/>
              <w:listItem w:displayText="CS" w:value="CS"/>
              <w:listItem w:displayText="SE" w:value="SE"/>
              <w:listItem w:displayText="IM" w:value="IM"/>
            </w:comboBox>
          </w:sdtPr>
          <w:sdtEndPr/>
          <w:sdtContent>
            <w:tc>
              <w:tcPr>
                <w:tcW w:w="2236" w:type="dxa"/>
                <w:shd w:val="clear" w:color="auto" w:fill="FFFFFF" w:themeFill="background1"/>
              </w:tcPr>
              <w:p w14:paraId="7B0BA76D" w14:textId="212784C8" w:rsidR="0074609A" w:rsidRPr="001251E9" w:rsidRDefault="00A220F7" w:rsidP="00380CDA">
                <w:pPr>
                  <w:cnfStyle w:val="000000100000" w:firstRow="0" w:lastRow="0" w:firstColumn="0" w:lastColumn="0" w:oddVBand="0" w:evenVBand="0" w:oddHBand="1" w:evenHBand="0" w:firstRowFirstColumn="0" w:firstRowLastColumn="0" w:lastRowFirstColumn="0" w:lastRowLastColumn="0"/>
                  <w:rPr>
                    <w:rFonts w:cs="Iskoola Pota"/>
                    <w:sz w:val="21"/>
                    <w:szCs w:val="21"/>
                    <w:lang w:bidi="si-LK"/>
                  </w:rPr>
                </w:pPr>
                <w:r>
                  <w:rPr>
                    <w:rFonts w:cs="Iskoola Pota"/>
                    <w:sz w:val="21"/>
                    <w:szCs w:val="21"/>
                    <w:lang w:bidi="si-LK"/>
                  </w:rPr>
                  <w:t>SE</w:t>
                </w:r>
              </w:p>
            </w:tc>
          </w:sdtContent>
        </w:sdt>
      </w:tr>
      <w:tr w:rsidR="00D9546D" w14:paraId="5D2A6518" w14:textId="77777777" w:rsidTr="6C1D446F">
        <w:trPr>
          <w:trHeight w:val="300"/>
        </w:trPr>
        <w:tc>
          <w:tcPr>
            <w:cnfStyle w:val="001000000000" w:firstRow="0" w:lastRow="0" w:firstColumn="1" w:lastColumn="0" w:oddVBand="0" w:evenVBand="0" w:oddHBand="0" w:evenHBand="0" w:firstRowFirstColumn="0" w:firstRowLastColumn="0" w:lastRowFirstColumn="0" w:lastRowLastColumn="0"/>
            <w:tcW w:w="4193" w:type="dxa"/>
            <w:shd w:val="clear" w:color="auto" w:fill="FFFFFF" w:themeFill="background1"/>
          </w:tcPr>
          <w:p w14:paraId="1F8662C6" w14:textId="39136E5A" w:rsidR="0074609A" w:rsidRPr="001251E9" w:rsidRDefault="0074609A" w:rsidP="00380CDA">
            <w:pPr>
              <w:rPr>
                <w:rFonts w:cs="Iskoola Pota"/>
                <w:b w:val="0"/>
                <w:bCs w:val="0"/>
                <w:sz w:val="16"/>
                <w:szCs w:val="16"/>
                <w:lang w:bidi="si-LK"/>
              </w:rPr>
            </w:pPr>
            <w:r w:rsidRPr="001251E9">
              <w:rPr>
                <w:rFonts w:cs="Iskoola Pota"/>
                <w:b w:val="0"/>
                <w:bCs w:val="0"/>
                <w:sz w:val="16"/>
                <w:szCs w:val="16"/>
                <w:lang w:bidi="si-LK"/>
              </w:rPr>
              <w:t>Member 2:</w:t>
            </w:r>
            <w:r w:rsidR="008075A4">
              <w:rPr>
                <w:rFonts w:cs="Iskoola Pota"/>
                <w:b w:val="0"/>
                <w:bCs w:val="0"/>
                <w:sz w:val="16"/>
                <w:szCs w:val="16"/>
                <w:lang w:bidi="si-LK"/>
              </w:rPr>
              <w:t xml:space="preserve"> </w:t>
            </w:r>
            <w:r w:rsidR="00867CA9">
              <w:rPr>
                <w:rFonts w:cs="Iskoola Pota"/>
                <w:b w:val="0"/>
                <w:bCs w:val="0"/>
                <w:sz w:val="16"/>
                <w:szCs w:val="16"/>
                <w:lang w:bidi="si-LK"/>
              </w:rPr>
              <w:t xml:space="preserve"> </w:t>
            </w:r>
            <w:proofErr w:type="spellStart"/>
            <w:r w:rsidR="00867CA9" w:rsidRPr="00D85139">
              <w:rPr>
                <w:rFonts w:cs="Iskoola Pota"/>
                <w:b w:val="0"/>
                <w:bCs w:val="0"/>
                <w:sz w:val="24"/>
                <w:szCs w:val="24"/>
                <w:lang w:bidi="si-LK"/>
              </w:rPr>
              <w:t>Thammita</w:t>
            </w:r>
            <w:proofErr w:type="spellEnd"/>
            <w:r w:rsidR="00867CA9" w:rsidRPr="00D85139">
              <w:rPr>
                <w:rFonts w:cs="Iskoola Pota"/>
                <w:b w:val="0"/>
                <w:bCs w:val="0"/>
                <w:sz w:val="24"/>
                <w:szCs w:val="24"/>
                <w:lang w:bidi="si-LK"/>
              </w:rPr>
              <w:t xml:space="preserve"> D.H.M.</w:t>
            </w:r>
            <w:proofErr w:type="gramStart"/>
            <w:r w:rsidR="00867CA9" w:rsidRPr="00D85139">
              <w:rPr>
                <w:rFonts w:cs="Iskoola Pota"/>
                <w:b w:val="0"/>
                <w:bCs w:val="0"/>
                <w:sz w:val="24"/>
                <w:szCs w:val="24"/>
                <w:lang w:bidi="si-LK"/>
              </w:rPr>
              <w:t>M.P</w:t>
            </w:r>
            <w:proofErr w:type="gramEnd"/>
          </w:p>
        </w:tc>
        <w:tc>
          <w:tcPr>
            <w:tcW w:w="2480" w:type="dxa"/>
            <w:shd w:val="clear" w:color="auto" w:fill="FFFFFF" w:themeFill="background1"/>
          </w:tcPr>
          <w:p w14:paraId="01881A9A" w14:textId="14516D5B" w:rsidR="0074609A" w:rsidRPr="00D85139" w:rsidRDefault="008075A4" w:rsidP="00380CDA">
            <w:pPr>
              <w:cnfStyle w:val="000000000000" w:firstRow="0" w:lastRow="0" w:firstColumn="0" w:lastColumn="0" w:oddVBand="0" w:evenVBand="0" w:oddHBand="0" w:evenHBand="0" w:firstRowFirstColumn="0" w:firstRowLastColumn="0" w:lastRowFirstColumn="0" w:lastRowLastColumn="0"/>
              <w:rPr>
                <w:rFonts w:cs="Iskoola Pota"/>
                <w:sz w:val="24"/>
                <w:szCs w:val="24"/>
                <w:lang w:bidi="si-LK"/>
              </w:rPr>
            </w:pPr>
            <w:r w:rsidRPr="00D85139">
              <w:rPr>
                <w:rFonts w:cs="Iskoola Pota"/>
                <w:sz w:val="24"/>
                <w:szCs w:val="24"/>
                <w:lang w:bidi="si-LK"/>
              </w:rPr>
              <w:t>IT</w:t>
            </w:r>
            <w:r w:rsidR="00F46BC0" w:rsidRPr="00D85139">
              <w:rPr>
                <w:rFonts w:cs="Iskoola Pota"/>
                <w:sz w:val="24"/>
                <w:szCs w:val="24"/>
                <w:lang w:bidi="si-LK"/>
              </w:rPr>
              <w:t>19120362</w:t>
            </w:r>
          </w:p>
        </w:tc>
        <w:sdt>
          <w:sdtPr>
            <w:rPr>
              <w:rFonts w:cs="Iskoola Pota"/>
              <w:sz w:val="21"/>
              <w:szCs w:val="21"/>
              <w:lang w:bidi="si-LK"/>
            </w:rPr>
            <w:id w:val="-1840070690"/>
            <w:placeholder>
              <w:docPart w:val="F1E8CEE6A9694B879792EDB1B72F2CB6"/>
            </w:placeholder>
            <w:comboBox>
              <w:listItem w:value="Choose an item."/>
              <w:listItem w:displayText="IT" w:value="IT"/>
              <w:listItem w:displayText="DS" w:value="DS"/>
              <w:listItem w:displayText="CSN" w:value="CSN"/>
              <w:listItem w:displayText="ISE" w:value="ISE"/>
              <w:listItem w:displayText="CS" w:value="CS"/>
              <w:listItem w:displayText="SE" w:value="SE"/>
              <w:listItem w:displayText="IM" w:value="IM"/>
            </w:comboBox>
          </w:sdtPr>
          <w:sdtEndPr/>
          <w:sdtContent>
            <w:tc>
              <w:tcPr>
                <w:tcW w:w="2236" w:type="dxa"/>
                <w:shd w:val="clear" w:color="auto" w:fill="FFFFFF" w:themeFill="background1"/>
              </w:tcPr>
              <w:p w14:paraId="5D714329" w14:textId="4048B32B" w:rsidR="0074609A" w:rsidRPr="001251E9" w:rsidRDefault="00F46BC0" w:rsidP="00380CDA">
                <w:pPr>
                  <w:cnfStyle w:val="000000000000" w:firstRow="0" w:lastRow="0" w:firstColumn="0" w:lastColumn="0" w:oddVBand="0" w:evenVBand="0" w:oddHBand="0" w:evenHBand="0" w:firstRowFirstColumn="0" w:firstRowLastColumn="0" w:lastRowFirstColumn="0" w:lastRowLastColumn="0"/>
                  <w:rPr>
                    <w:rFonts w:cs="Iskoola Pota"/>
                    <w:sz w:val="21"/>
                    <w:szCs w:val="21"/>
                    <w:lang w:bidi="si-LK"/>
                  </w:rPr>
                </w:pPr>
                <w:r>
                  <w:rPr>
                    <w:rFonts w:cs="Iskoola Pota"/>
                    <w:sz w:val="21"/>
                    <w:szCs w:val="21"/>
                    <w:lang w:bidi="si-LK"/>
                  </w:rPr>
                  <w:t>SE</w:t>
                </w:r>
              </w:p>
            </w:tc>
          </w:sdtContent>
        </w:sdt>
      </w:tr>
      <w:tr w:rsidR="00D9546D" w14:paraId="354B56DA" w14:textId="77777777" w:rsidTr="6C1D446F">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193" w:type="dxa"/>
            <w:shd w:val="clear" w:color="auto" w:fill="FFFFFF" w:themeFill="background1"/>
          </w:tcPr>
          <w:p w14:paraId="3E752FEC" w14:textId="2C58434F" w:rsidR="0074609A" w:rsidRPr="001251E9" w:rsidRDefault="0074609A" w:rsidP="00380CDA">
            <w:pPr>
              <w:rPr>
                <w:rFonts w:cs="Iskoola Pota"/>
                <w:b w:val="0"/>
                <w:bCs w:val="0"/>
                <w:sz w:val="16"/>
                <w:szCs w:val="16"/>
                <w:lang w:bidi="si-LK"/>
              </w:rPr>
            </w:pPr>
            <w:r w:rsidRPr="001251E9">
              <w:rPr>
                <w:rFonts w:cs="Iskoola Pota"/>
                <w:b w:val="0"/>
                <w:bCs w:val="0"/>
                <w:sz w:val="16"/>
                <w:szCs w:val="16"/>
                <w:lang w:bidi="si-LK"/>
              </w:rPr>
              <w:t>Member 3:</w:t>
            </w:r>
            <w:r w:rsidR="00941FB2">
              <w:rPr>
                <w:rFonts w:cs="Iskoola Pota"/>
                <w:b w:val="0"/>
                <w:bCs w:val="0"/>
                <w:sz w:val="16"/>
                <w:szCs w:val="16"/>
                <w:lang w:bidi="si-LK"/>
              </w:rPr>
              <w:t xml:space="preserve"> </w:t>
            </w:r>
            <w:r w:rsidR="00C753C2">
              <w:rPr>
                <w:rFonts w:cs="Iskoola Pota"/>
                <w:b w:val="0"/>
                <w:bCs w:val="0"/>
                <w:sz w:val="16"/>
                <w:szCs w:val="16"/>
                <w:lang w:bidi="si-LK"/>
              </w:rPr>
              <w:t xml:space="preserve">  </w:t>
            </w:r>
            <w:proofErr w:type="spellStart"/>
            <w:r w:rsidR="00941FB2" w:rsidRPr="008C3D34">
              <w:rPr>
                <w:rFonts w:cs="Iskoola Pota"/>
                <w:b w:val="0"/>
                <w:bCs w:val="0"/>
                <w:sz w:val="24"/>
                <w:szCs w:val="24"/>
                <w:lang w:bidi="si-LK"/>
              </w:rPr>
              <w:t>Hirimuthu</w:t>
            </w:r>
            <w:r w:rsidR="008C3D34" w:rsidRPr="008C3D34">
              <w:rPr>
                <w:rFonts w:cs="Iskoola Pota"/>
                <w:b w:val="0"/>
                <w:bCs w:val="0"/>
                <w:sz w:val="24"/>
                <w:szCs w:val="24"/>
                <w:lang w:bidi="si-LK"/>
              </w:rPr>
              <w:t>goda</w:t>
            </w:r>
            <w:proofErr w:type="spellEnd"/>
            <w:r w:rsidR="008C3D34" w:rsidRPr="008C3D34">
              <w:rPr>
                <w:rFonts w:cs="Iskoola Pota"/>
                <w:b w:val="0"/>
                <w:bCs w:val="0"/>
                <w:sz w:val="24"/>
                <w:szCs w:val="24"/>
                <w:lang w:bidi="si-LK"/>
              </w:rPr>
              <w:t xml:space="preserve"> UJ</w:t>
            </w:r>
          </w:p>
        </w:tc>
        <w:tc>
          <w:tcPr>
            <w:tcW w:w="2480" w:type="dxa"/>
            <w:shd w:val="clear" w:color="auto" w:fill="FFFFFF" w:themeFill="background1"/>
          </w:tcPr>
          <w:p w14:paraId="30BC4149" w14:textId="2E70BA32" w:rsidR="0074609A" w:rsidRPr="00DD4B5F" w:rsidRDefault="008C3D34" w:rsidP="00380CDA">
            <w:pPr>
              <w:cnfStyle w:val="000000100000" w:firstRow="0" w:lastRow="0" w:firstColumn="0" w:lastColumn="0" w:oddVBand="0" w:evenVBand="0" w:oddHBand="1" w:evenHBand="0" w:firstRowFirstColumn="0" w:firstRowLastColumn="0" w:lastRowFirstColumn="0" w:lastRowLastColumn="0"/>
              <w:rPr>
                <w:rFonts w:cs="Iskoola Pota"/>
                <w:sz w:val="26"/>
                <w:szCs w:val="26"/>
                <w:lang w:bidi="si-LK"/>
              </w:rPr>
            </w:pPr>
            <w:r w:rsidRPr="00C753C2">
              <w:rPr>
                <w:rFonts w:cs="Iskoola Pota"/>
                <w:sz w:val="24"/>
                <w:szCs w:val="24"/>
                <w:lang w:bidi="si-LK"/>
              </w:rPr>
              <w:t>IT19138114</w:t>
            </w:r>
          </w:p>
        </w:tc>
        <w:sdt>
          <w:sdtPr>
            <w:rPr>
              <w:rFonts w:cs="Iskoola Pota"/>
              <w:sz w:val="21"/>
              <w:szCs w:val="21"/>
              <w:lang w:bidi="si-LK"/>
            </w:rPr>
            <w:id w:val="-1452466199"/>
            <w:placeholder>
              <w:docPart w:val="20D842BF6D1248D9833CCA9929653164"/>
            </w:placeholder>
            <w:comboBox>
              <w:listItem w:value="Choose an item."/>
              <w:listItem w:displayText="IT" w:value="IT"/>
              <w:listItem w:displayText="DS" w:value="DS"/>
              <w:listItem w:displayText="CSN" w:value="CSN"/>
              <w:listItem w:displayText="ISE" w:value="ISE"/>
              <w:listItem w:displayText="CS" w:value="CS"/>
              <w:listItem w:displayText="SE" w:value="SE"/>
              <w:listItem w:displayText="IM" w:value="IM"/>
            </w:comboBox>
          </w:sdtPr>
          <w:sdtEndPr/>
          <w:sdtContent>
            <w:tc>
              <w:tcPr>
                <w:tcW w:w="2236" w:type="dxa"/>
                <w:shd w:val="clear" w:color="auto" w:fill="FFFFFF" w:themeFill="background1"/>
              </w:tcPr>
              <w:p w14:paraId="41214B1C" w14:textId="67A37017" w:rsidR="0074609A" w:rsidRPr="001251E9" w:rsidRDefault="008C3D34" w:rsidP="00380CDA">
                <w:pPr>
                  <w:cnfStyle w:val="000000100000" w:firstRow="0" w:lastRow="0" w:firstColumn="0" w:lastColumn="0" w:oddVBand="0" w:evenVBand="0" w:oddHBand="1" w:evenHBand="0" w:firstRowFirstColumn="0" w:firstRowLastColumn="0" w:lastRowFirstColumn="0" w:lastRowLastColumn="0"/>
                  <w:rPr>
                    <w:rFonts w:cs="Iskoola Pota"/>
                    <w:sz w:val="21"/>
                    <w:szCs w:val="21"/>
                    <w:lang w:bidi="si-LK"/>
                  </w:rPr>
                </w:pPr>
                <w:r>
                  <w:rPr>
                    <w:rFonts w:cs="Iskoola Pota"/>
                    <w:sz w:val="21"/>
                    <w:szCs w:val="21"/>
                    <w:lang w:bidi="si-LK"/>
                  </w:rPr>
                  <w:t>SE</w:t>
                </w:r>
              </w:p>
            </w:tc>
          </w:sdtContent>
        </w:sdt>
      </w:tr>
      <w:tr w:rsidR="0074609A" w14:paraId="2F1FAD73" w14:textId="77777777" w:rsidTr="6C1D446F">
        <w:trPr>
          <w:trHeight w:val="545"/>
        </w:trPr>
        <w:tc>
          <w:tcPr>
            <w:cnfStyle w:val="001000000000" w:firstRow="0" w:lastRow="0" w:firstColumn="1" w:lastColumn="0" w:oddVBand="0" w:evenVBand="0" w:oddHBand="0" w:evenHBand="0" w:firstRowFirstColumn="0" w:firstRowLastColumn="0" w:lastRowFirstColumn="0" w:lastRowLastColumn="0"/>
            <w:tcW w:w="4193" w:type="dxa"/>
          </w:tcPr>
          <w:p w14:paraId="264FAF55" w14:textId="0BFA9C30" w:rsidR="0074609A" w:rsidRPr="001251E9" w:rsidRDefault="0074609A" w:rsidP="00113763">
            <w:pPr>
              <w:tabs>
                <w:tab w:val="left" w:pos="3048"/>
              </w:tabs>
              <w:rPr>
                <w:rFonts w:cs="Iskoola Pota"/>
                <w:b w:val="0"/>
                <w:sz w:val="16"/>
                <w:szCs w:val="16"/>
                <w:lang w:bidi="si-LK"/>
              </w:rPr>
            </w:pPr>
            <w:r w:rsidRPr="001251E9">
              <w:rPr>
                <w:rFonts w:cs="Iskoola Pota"/>
                <w:b w:val="0"/>
                <w:sz w:val="16"/>
                <w:szCs w:val="16"/>
                <w:lang w:bidi="si-LK"/>
              </w:rPr>
              <w:t>Member 4:</w:t>
            </w:r>
            <w:r w:rsidR="00113763">
              <w:rPr>
                <w:rFonts w:cs="Iskoola Pota"/>
                <w:b w:val="0"/>
                <w:sz w:val="16"/>
                <w:szCs w:val="16"/>
                <w:lang w:bidi="si-LK"/>
              </w:rPr>
              <w:t xml:space="preserve">  </w:t>
            </w:r>
            <w:r w:rsidR="00113763" w:rsidRPr="00A06381">
              <w:rPr>
                <w:rFonts w:cs="Iskoola Pota"/>
                <w:b w:val="0"/>
                <w:lang w:bidi="si-LK"/>
              </w:rPr>
              <w:t xml:space="preserve"> </w:t>
            </w:r>
            <w:r w:rsidR="00113763" w:rsidRPr="00113763">
              <w:rPr>
                <w:rFonts w:cs="Iskoola Pota"/>
                <w:b w:val="0"/>
                <w:sz w:val="24"/>
                <w:szCs w:val="24"/>
                <w:lang w:bidi="si-LK"/>
              </w:rPr>
              <w:t>Liyanage N.L.T.N.</w:t>
            </w:r>
            <w:r w:rsidR="00113763">
              <w:rPr>
                <w:rFonts w:cs="Iskoola Pota"/>
                <w:b w:val="0"/>
                <w:sz w:val="16"/>
                <w:szCs w:val="16"/>
                <w:lang w:bidi="si-LK"/>
              </w:rPr>
              <w:tab/>
            </w:r>
          </w:p>
        </w:tc>
        <w:tc>
          <w:tcPr>
            <w:tcW w:w="2480" w:type="dxa"/>
          </w:tcPr>
          <w:p w14:paraId="5A0603F4" w14:textId="360AA1B1" w:rsidR="0074609A" w:rsidRPr="00DD4B5F" w:rsidRDefault="00A06381" w:rsidP="00380CDA">
            <w:pPr>
              <w:cnfStyle w:val="000000000000" w:firstRow="0" w:lastRow="0" w:firstColumn="0" w:lastColumn="0" w:oddVBand="0" w:evenVBand="0" w:oddHBand="0" w:evenHBand="0" w:firstRowFirstColumn="0" w:firstRowLastColumn="0" w:lastRowFirstColumn="0" w:lastRowLastColumn="0"/>
              <w:rPr>
                <w:rFonts w:cs="Iskoola Pota"/>
                <w:sz w:val="26"/>
                <w:szCs w:val="26"/>
                <w:lang w:bidi="si-LK"/>
              </w:rPr>
            </w:pPr>
            <w:r w:rsidRPr="00A06381">
              <w:rPr>
                <w:rFonts w:cs="Iskoola Pota"/>
                <w:sz w:val="24"/>
                <w:szCs w:val="24"/>
                <w:lang w:bidi="si-LK"/>
              </w:rPr>
              <w:t>IT19188546</w:t>
            </w:r>
          </w:p>
        </w:tc>
        <w:sdt>
          <w:sdtPr>
            <w:rPr>
              <w:rFonts w:cs="Iskoola Pota"/>
              <w:sz w:val="21"/>
              <w:szCs w:val="21"/>
              <w:lang w:bidi="si-LK"/>
            </w:rPr>
            <w:id w:val="-1388876863"/>
            <w:placeholder>
              <w:docPart w:val="9C63F77ECCB04408B9A51BD032D43533"/>
            </w:placeholder>
            <w:comboBox>
              <w:listItem w:value="Choose an item."/>
              <w:listItem w:displayText="IT" w:value="IT"/>
              <w:listItem w:displayText="DS" w:value="DS"/>
              <w:listItem w:displayText="CSN" w:value="CSN"/>
              <w:listItem w:displayText="ISE" w:value="ISE"/>
              <w:listItem w:displayText="CS" w:value="CS"/>
              <w:listItem w:displayText="SE" w:value="SE"/>
              <w:listItem w:displayText="IM" w:value="IM"/>
            </w:comboBox>
          </w:sdtPr>
          <w:sdtEndPr/>
          <w:sdtContent>
            <w:tc>
              <w:tcPr>
                <w:tcW w:w="2236" w:type="dxa"/>
              </w:tcPr>
              <w:p w14:paraId="33D28AB2" w14:textId="2D716BBC" w:rsidR="0074609A" w:rsidRPr="001251E9" w:rsidRDefault="00C753C2" w:rsidP="00380CDA">
                <w:pPr>
                  <w:cnfStyle w:val="000000000000" w:firstRow="0" w:lastRow="0" w:firstColumn="0" w:lastColumn="0" w:oddVBand="0" w:evenVBand="0" w:oddHBand="0" w:evenHBand="0" w:firstRowFirstColumn="0" w:firstRowLastColumn="0" w:lastRowFirstColumn="0" w:lastRowLastColumn="0"/>
                  <w:rPr>
                    <w:rFonts w:cs="Iskoola Pota"/>
                    <w:sz w:val="21"/>
                    <w:szCs w:val="21"/>
                    <w:lang w:bidi="si-LK"/>
                  </w:rPr>
                </w:pPr>
                <w:r>
                  <w:rPr>
                    <w:rFonts w:cs="Iskoola Pota"/>
                    <w:sz w:val="21"/>
                    <w:szCs w:val="21"/>
                    <w:lang w:bidi="si-LK"/>
                  </w:rPr>
                  <w:t>SE</w:t>
                </w:r>
              </w:p>
            </w:tc>
          </w:sdtContent>
        </w:sdt>
      </w:tr>
    </w:tbl>
    <w:p w14:paraId="4D147CC5" w14:textId="77777777" w:rsidR="00C065C2" w:rsidRPr="00177A5D" w:rsidRDefault="00C065C2" w:rsidP="00C065C2">
      <w:pPr>
        <w:rPr>
          <w:sz w:val="26"/>
          <w:szCs w:val="26"/>
        </w:rPr>
      </w:pPr>
      <w:r>
        <w:rPr>
          <w:noProof/>
          <w:sz w:val="26"/>
          <w:szCs w:val="26"/>
          <w:lang w:bidi="si-LK"/>
        </w:rPr>
        <w:lastRenderedPageBreak/>
        <mc:AlternateContent>
          <mc:Choice Requires="wps">
            <w:drawing>
              <wp:anchor distT="0" distB="0" distL="114300" distR="114300" simplePos="0" relativeHeight="251658262" behindDoc="0" locked="0" layoutInCell="1" allowOverlap="1" wp14:anchorId="260381A9" wp14:editId="1E3EEE68">
                <wp:simplePos x="0" y="0"/>
                <wp:positionH relativeFrom="margin">
                  <wp:align>left</wp:align>
                </wp:positionH>
                <wp:positionV relativeFrom="paragraph">
                  <wp:posOffset>354966</wp:posOffset>
                </wp:positionV>
                <wp:extent cx="5901055" cy="8542020"/>
                <wp:effectExtent l="0" t="0" r="23495" b="11430"/>
                <wp:wrapNone/>
                <wp:docPr id="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542020"/>
                        </a:xfrm>
                        <a:prstGeom prst="rect">
                          <a:avLst/>
                        </a:prstGeom>
                        <a:solidFill>
                          <a:srgbClr val="FFFFFF"/>
                        </a:solidFill>
                        <a:ln w="9525">
                          <a:solidFill>
                            <a:schemeClr val="tx2">
                              <a:lumMod val="60000"/>
                              <a:lumOff val="40000"/>
                            </a:schemeClr>
                          </a:solidFill>
                          <a:miter lim="800000"/>
                          <a:headEnd/>
                          <a:tailEnd/>
                        </a:ln>
                      </wps:spPr>
                      <wps:txbx>
                        <w:txbxContent>
                          <w:p w14:paraId="753E94F6" w14:textId="77777777" w:rsidR="00751EF6" w:rsidRPr="00751EF6" w:rsidRDefault="00751EF6" w:rsidP="00751EF6">
                            <w:pPr>
                              <w:ind w:left="359"/>
                              <w:rPr>
                                <w:rStyle w:val="normaltextrun"/>
                              </w:rPr>
                            </w:pPr>
                            <w:r w:rsidRPr="00751EF6">
                              <w:rPr>
                                <w:rStyle w:val="normaltextrun"/>
                                <w:rFonts w:ascii="Calibri" w:hAnsi="Calibri" w:cs="Calibri"/>
                                <w:color w:val="000000"/>
                                <w:bdr w:val="none" w:sz="0" w:space="0" w:color="auto" w:frame="1"/>
                              </w:rPr>
                              <w:t>Students show their skills in a unique way, sometimes the tutors/teachers may not be able to identify them. Considering a classroom with more than 30~40 students, it is a bit hard to identify all the students individually. Due to limited awareness of their strengths weaknesses students tend to make incorrect decisions throughout their lifetime. Having proper awareness of the best learning patterns, expert subject areas will allow students to make their decisions more accurately. Issues caused by less awareness of the learning strengths and weaknesses can be introduced as follows.</w:t>
                            </w:r>
                          </w:p>
                          <w:p w14:paraId="3E674400" w14:textId="4218732C" w:rsidR="00C065C2" w:rsidRDefault="00751386" w:rsidP="00C065C2">
                            <w:pPr>
                              <w:pStyle w:val="ListParagraph"/>
                              <w:numPr>
                                <w:ilvl w:val="0"/>
                                <w:numId w:val="11"/>
                              </w:numPr>
                            </w:pPr>
                            <w:r w:rsidRPr="00751386">
                              <w:t>Selecting the most suitable subject stream in higher studies and in universities can be one of the most crucial decisions in a student’s life that will affect the entire future of that student. But unfortunately, a considerable number of students are making wrong decisions due to reasons such as unawareness of their strengths and weaknesses, social influences, etc. In 2019, former Commissioner of Examinations Sanath Pujitha claims that around 80,000 students who sit for the GCE Advanced Level examination annually fail the examination due to the wrong selection of subject stream</w:t>
                            </w:r>
                            <w:r w:rsidR="00C065C2" w:rsidRPr="0013081C">
                              <w:t>.</w:t>
                            </w:r>
                            <w:sdt>
                              <w:sdtPr>
                                <w:id w:val="-782578413"/>
                                <w:citation/>
                              </w:sdtPr>
                              <w:sdtEndPr/>
                              <w:sdtContent>
                                <w:r w:rsidR="00C065C2">
                                  <w:fldChar w:fldCharType="begin"/>
                                </w:r>
                                <w:r w:rsidR="00C065C2">
                                  <w:instrText xml:space="preserve">CITATION Sam19 \l 1033 </w:instrText>
                                </w:r>
                                <w:r w:rsidR="00C065C2">
                                  <w:fldChar w:fldCharType="separate"/>
                                </w:r>
                                <w:r w:rsidR="00DA7C66">
                                  <w:rPr>
                                    <w:noProof/>
                                  </w:rPr>
                                  <w:t xml:space="preserve"> [2]</w:t>
                                </w:r>
                                <w:r w:rsidR="00C065C2">
                                  <w:fldChar w:fldCharType="end"/>
                                </w:r>
                              </w:sdtContent>
                            </w:sdt>
                          </w:p>
                          <w:p w14:paraId="5D8A9104" w14:textId="712523EE" w:rsidR="00816E55" w:rsidRDefault="005E2DD8" w:rsidP="00C065C2">
                            <w:pPr>
                              <w:pStyle w:val="ListParagraph"/>
                              <w:numPr>
                                <w:ilvl w:val="0"/>
                                <w:numId w:val="11"/>
                              </w:numPr>
                            </w:pPr>
                            <w:r w:rsidRPr="005E2DD8">
                              <w:t xml:space="preserve">Even within the teacher-centric traditional educational system it is very hard to identify the mentality, strengths, weakness, and skills of </w:t>
                            </w:r>
                            <w:proofErr w:type="gramStart"/>
                            <w:r w:rsidRPr="005E2DD8">
                              <w:t>each and every</w:t>
                            </w:r>
                            <w:proofErr w:type="gramEnd"/>
                            <w:r w:rsidRPr="005E2DD8">
                              <w:t xml:space="preserve"> student, even though working very closely with the student. Even the great scientist Elbert Scientist also was treated as a “mentally handicapped” student by his teachers in his little and some of his teachers thought he might be retarded</w:t>
                            </w:r>
                            <w:r w:rsidR="00053D37">
                              <w:t>.</w:t>
                            </w:r>
                            <w:sdt>
                              <w:sdtPr>
                                <w:id w:val="611317565"/>
                                <w:citation/>
                              </w:sdtPr>
                              <w:sdtEndPr/>
                              <w:sdtContent>
                                <w:r w:rsidR="00053D37">
                                  <w:fldChar w:fldCharType="begin"/>
                                </w:r>
                                <w:r w:rsidR="00053D37">
                                  <w:instrText xml:space="preserve"> CITATION Alb \l 1033 </w:instrText>
                                </w:r>
                                <w:r w:rsidR="00053D37">
                                  <w:fldChar w:fldCharType="separate"/>
                                </w:r>
                                <w:r w:rsidR="00DA7C66">
                                  <w:rPr>
                                    <w:noProof/>
                                  </w:rPr>
                                  <w:t xml:space="preserve"> [3]</w:t>
                                </w:r>
                                <w:r w:rsidR="00053D37">
                                  <w:fldChar w:fldCharType="end"/>
                                </w:r>
                              </w:sdtContent>
                            </w:sdt>
                          </w:p>
                          <w:p w14:paraId="56E8E625" w14:textId="32141798" w:rsidR="00C645DE" w:rsidRDefault="008D33E3" w:rsidP="00C645DE">
                            <w:pPr>
                              <w:pStyle w:val="ListParagraph"/>
                              <w:numPr>
                                <w:ilvl w:val="0"/>
                                <w:numId w:val="11"/>
                              </w:numPr>
                            </w:pPr>
                            <w:r>
                              <w:t xml:space="preserve">In a class or a lecture </w:t>
                            </w:r>
                            <w:r w:rsidR="006F36A2">
                              <w:t xml:space="preserve">that are </w:t>
                            </w:r>
                            <w:r w:rsidR="000E34DF">
                              <w:t xml:space="preserve">even </w:t>
                            </w:r>
                            <w:r w:rsidR="005A049F">
                              <w:t>consisting of</w:t>
                            </w:r>
                            <w:r w:rsidR="006F36A2">
                              <w:t xml:space="preserve"> </w:t>
                            </w:r>
                            <w:r w:rsidR="00FE6B53">
                              <w:t>many</w:t>
                            </w:r>
                            <w:r w:rsidR="00234687">
                              <w:t xml:space="preserve"> </w:t>
                            </w:r>
                            <w:r w:rsidR="006F36A2">
                              <w:t xml:space="preserve">students with the same age </w:t>
                            </w:r>
                            <w:r w:rsidR="006A3ACD">
                              <w:t>are als</w:t>
                            </w:r>
                            <w:r w:rsidR="004652A4">
                              <w:t xml:space="preserve">o different in their mentality and thus </w:t>
                            </w:r>
                            <w:r w:rsidR="00F361C3">
                              <w:t xml:space="preserve">they are </w:t>
                            </w:r>
                            <w:r w:rsidR="008E7FFC">
                              <w:t xml:space="preserve">varied </w:t>
                            </w:r>
                            <w:r w:rsidR="00095CF3">
                              <w:t>with respective the learning pattern.</w:t>
                            </w:r>
                            <w:sdt>
                              <w:sdtPr>
                                <w:id w:val="-999344482"/>
                                <w:citation/>
                              </w:sdtPr>
                              <w:sdtEndPr/>
                              <w:sdtContent>
                                <w:r w:rsidR="008C7BE2">
                                  <w:fldChar w:fldCharType="begin"/>
                                </w:r>
                                <w:r w:rsidR="008C7BE2">
                                  <w:instrText xml:space="preserve"> CITATION FEL05 \l 1033 </w:instrText>
                                </w:r>
                                <w:r w:rsidR="008C7BE2">
                                  <w:fldChar w:fldCharType="separate"/>
                                </w:r>
                                <w:r w:rsidR="00DA7C66">
                                  <w:rPr>
                                    <w:noProof/>
                                  </w:rPr>
                                  <w:t xml:space="preserve"> [4]</w:t>
                                </w:r>
                                <w:r w:rsidR="008C7BE2">
                                  <w:fldChar w:fldCharType="end"/>
                                </w:r>
                              </w:sdtContent>
                            </w:sdt>
                            <w:r w:rsidR="00095CF3">
                              <w:t xml:space="preserve"> </w:t>
                            </w:r>
                            <w:r w:rsidR="006A6364">
                              <w:t>With the size of</w:t>
                            </w:r>
                            <w:r w:rsidR="00C6369B">
                              <w:t xml:space="preserve"> students</w:t>
                            </w:r>
                            <w:r w:rsidR="00285F08">
                              <w:t xml:space="preserve"> sample</w:t>
                            </w:r>
                            <w:r w:rsidR="00C6369B">
                              <w:t xml:space="preserve">, it is </w:t>
                            </w:r>
                            <w:r w:rsidR="002955AE">
                              <w:t xml:space="preserve">very challenging for a </w:t>
                            </w:r>
                            <w:r w:rsidR="00880DAE">
                              <w:t>teacher to teach in a way whi</w:t>
                            </w:r>
                            <w:r w:rsidR="00B03170">
                              <w:t xml:space="preserve">ch </w:t>
                            </w:r>
                            <w:r w:rsidR="00673C61">
                              <w:t xml:space="preserve">suitable for </w:t>
                            </w:r>
                            <w:r w:rsidR="006A2AAB">
                              <w:t xml:space="preserve">each type of </w:t>
                            </w:r>
                            <w:r w:rsidR="005A049F">
                              <w:t>student. This</w:t>
                            </w:r>
                            <w:r w:rsidR="001D25D3">
                              <w:t xml:space="preserve"> nature will </w:t>
                            </w:r>
                            <w:r w:rsidR="005A049F">
                              <w:t>affect</w:t>
                            </w:r>
                            <w:r w:rsidR="001D25D3">
                              <w:t xml:space="preserve"> to reduce the </w:t>
                            </w:r>
                            <w:r w:rsidR="004768B9">
                              <w:t xml:space="preserve">effectiveness of the </w:t>
                            </w:r>
                            <w:r w:rsidR="00494F93">
                              <w:t xml:space="preserve">teaching effort and at the same time </w:t>
                            </w:r>
                            <w:r w:rsidR="005A049F">
                              <w:t>it will caused to reduce the productivity of both learning and teaching process.</w:t>
                            </w:r>
                            <w:r w:rsidR="008C787B">
                              <w:t xml:space="preserve"> It is possible to mitigate this issue by introducing a personalized teaching </w:t>
                            </w:r>
                            <w:r w:rsidR="0057616F">
                              <w:t>and learning mechanism.</w:t>
                            </w:r>
                          </w:p>
                          <w:sdt>
                            <w:sdtPr>
                              <w:id w:val="-2111106256"/>
                              <w:docPartObj>
                                <w:docPartGallery w:val="Bibliographies"/>
                                <w:docPartUnique/>
                              </w:docPartObj>
                            </w:sdtPr>
                            <w:sdtEndPr/>
                            <w:sdtContent>
                              <w:p w14:paraId="4E2C3657" w14:textId="77777777" w:rsidR="00976305" w:rsidRDefault="00C645DE" w:rsidP="00C645DE">
                                <w:pPr>
                                  <w:rPr>
                                    <w:noProof/>
                                  </w:r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84"/>
                                </w:tblGrid>
                                <w:tr w:rsidR="00976305" w14:paraId="01278647" w14:textId="77777777">
                                  <w:trPr>
                                    <w:divId w:val="30615328"/>
                                    <w:tblCellSpacing w:w="15" w:type="dxa"/>
                                  </w:trPr>
                                  <w:tc>
                                    <w:tcPr>
                                      <w:tcW w:w="50" w:type="pct"/>
                                      <w:hideMark/>
                                    </w:tcPr>
                                    <w:p w14:paraId="69337C71" w14:textId="3CD18D73" w:rsidR="00976305" w:rsidRDefault="00DA7C66">
                                      <w:pPr>
                                        <w:pStyle w:val="Bibliography"/>
                                        <w:rPr>
                                          <w:noProof/>
                                          <w:sz w:val="24"/>
                                          <w:szCs w:val="24"/>
                                        </w:rPr>
                                      </w:pPr>
                                      <w:r>
                                        <w:rPr>
                                          <w:noProof/>
                                        </w:rPr>
                                        <w:t xml:space="preserve">[1] </w:t>
                                      </w:r>
                                    </w:p>
                                  </w:tc>
                                  <w:tc>
                                    <w:tcPr>
                                      <w:tcW w:w="0" w:type="auto"/>
                                      <w:hideMark/>
                                    </w:tcPr>
                                    <w:p w14:paraId="7739D82F" w14:textId="77777777" w:rsidR="00976305" w:rsidRDefault="00DA7C66">
                                      <w:pPr>
                                        <w:pStyle w:val="Bibliography"/>
                                        <w:rPr>
                                          <w:noProof/>
                                        </w:rPr>
                                      </w:pPr>
                                      <w:r>
                                        <w:rPr>
                                          <w:noProof/>
                                        </w:rPr>
                                        <w:t>R. Browning, "education," 1 November 2021. [Online]. Available: https://www.britannica.com/topic/education. [Accessed 14 December 2021].</w:t>
                                      </w:r>
                                    </w:p>
                                  </w:tc>
                                </w:tr>
                                <w:tr w:rsidR="00976305" w14:paraId="343A4174" w14:textId="77777777">
                                  <w:trPr>
                                    <w:divId w:val="30615328"/>
                                    <w:tblCellSpacing w:w="15" w:type="dxa"/>
                                  </w:trPr>
                                  <w:tc>
                                    <w:tcPr>
                                      <w:tcW w:w="50" w:type="pct"/>
                                      <w:hideMark/>
                                    </w:tcPr>
                                    <w:p w14:paraId="6457075D" w14:textId="77777777" w:rsidR="00976305" w:rsidRDefault="00DA7C66">
                                      <w:pPr>
                                        <w:pStyle w:val="Bibliography"/>
                                        <w:rPr>
                                          <w:noProof/>
                                        </w:rPr>
                                      </w:pPr>
                                      <w:r>
                                        <w:rPr>
                                          <w:noProof/>
                                        </w:rPr>
                                        <w:t xml:space="preserve">[2] </w:t>
                                      </w:r>
                                    </w:p>
                                  </w:tc>
                                  <w:tc>
                                    <w:tcPr>
                                      <w:tcW w:w="0" w:type="auto"/>
                                      <w:hideMark/>
                                    </w:tcPr>
                                    <w:p w14:paraId="79C2761D" w14:textId="77777777" w:rsidR="00976305" w:rsidRDefault="00DA7C66">
                                      <w:pPr>
                                        <w:pStyle w:val="Bibliography"/>
                                        <w:rPr>
                                          <w:noProof/>
                                        </w:rPr>
                                      </w:pPr>
                                      <w:r>
                                        <w:rPr>
                                          <w:noProof/>
                                        </w:rPr>
                                        <w:t>S. P. Nanayakkara, "80,000 fail AL exam due to wrong selection of subject stream," 11 May 2019. [Online]. Available: https://www.dailymirror.lk/front_page/80-000-fail-AL-exam-due-to-wrong-selection-of-subject-stream/238-163708.</w:t>
                                      </w:r>
                                    </w:p>
                                  </w:tc>
                                </w:tr>
                                <w:tr w:rsidR="00976305" w14:paraId="04089613" w14:textId="77777777">
                                  <w:trPr>
                                    <w:divId w:val="30615328"/>
                                    <w:tblCellSpacing w:w="15" w:type="dxa"/>
                                  </w:trPr>
                                  <w:tc>
                                    <w:tcPr>
                                      <w:tcW w:w="50" w:type="pct"/>
                                      <w:hideMark/>
                                    </w:tcPr>
                                    <w:p w14:paraId="39EDCFFD" w14:textId="77777777" w:rsidR="00976305" w:rsidRDefault="00DA7C66">
                                      <w:pPr>
                                        <w:pStyle w:val="Bibliography"/>
                                        <w:rPr>
                                          <w:noProof/>
                                        </w:rPr>
                                      </w:pPr>
                                      <w:r>
                                        <w:rPr>
                                          <w:noProof/>
                                        </w:rPr>
                                        <w:t xml:space="preserve">[3] </w:t>
                                      </w:r>
                                    </w:p>
                                  </w:tc>
                                  <w:tc>
                                    <w:tcPr>
                                      <w:tcW w:w="0" w:type="auto"/>
                                      <w:hideMark/>
                                    </w:tcPr>
                                    <w:p w14:paraId="7350F65F" w14:textId="77777777" w:rsidR="00976305" w:rsidRDefault="00DA7C66">
                                      <w:pPr>
                                        <w:pStyle w:val="Bibliography"/>
                                        <w:rPr>
                                          <w:noProof/>
                                        </w:rPr>
                                      </w:pPr>
                                      <w:r>
                                        <w:rPr>
                                          <w:noProof/>
                                        </w:rPr>
                                        <w:t>A. Einstein, "Albert Einstein Biography," [Online]. Available: https://www.notablebiographies.com/Du-Fi/Einstein-Albert.html#ixzz7F32NN1Vl.</w:t>
                                      </w:r>
                                    </w:p>
                                  </w:tc>
                                </w:tr>
                                <w:tr w:rsidR="00976305" w14:paraId="5DD7367E" w14:textId="77777777">
                                  <w:trPr>
                                    <w:divId w:val="30615328"/>
                                    <w:tblCellSpacing w:w="15" w:type="dxa"/>
                                  </w:trPr>
                                  <w:tc>
                                    <w:tcPr>
                                      <w:tcW w:w="50" w:type="pct"/>
                                      <w:hideMark/>
                                    </w:tcPr>
                                    <w:p w14:paraId="5871F83F" w14:textId="77777777" w:rsidR="00976305" w:rsidRDefault="00DA7C66">
                                      <w:pPr>
                                        <w:pStyle w:val="Bibliography"/>
                                        <w:rPr>
                                          <w:noProof/>
                                        </w:rPr>
                                      </w:pPr>
                                      <w:r>
                                        <w:rPr>
                                          <w:noProof/>
                                        </w:rPr>
                                        <w:t xml:space="preserve">[4] </w:t>
                                      </w:r>
                                    </w:p>
                                  </w:tc>
                                  <w:tc>
                                    <w:tcPr>
                                      <w:tcW w:w="0" w:type="auto"/>
                                      <w:hideMark/>
                                    </w:tcPr>
                                    <w:p w14:paraId="274D5C35" w14:textId="77777777" w:rsidR="00976305" w:rsidRDefault="00DA7C66">
                                      <w:pPr>
                                        <w:pStyle w:val="Bibliography"/>
                                        <w:rPr>
                                          <w:noProof/>
                                        </w:rPr>
                                      </w:pPr>
                                      <w:r>
                                        <w:rPr>
                                          <w:noProof/>
                                        </w:rPr>
                                        <w:t>R. M. FELDER and R. BRENT, "Understanding Student Differences," 2005. [Online]. Available: https://www.engr.ncsu.edu/wp-content/uploads/drive/1pQQ7SL02ShCauYV13aI15hTQffqgsILv/2005-Understanding%20Student%20Differences%20(JEE).pdf. [Accessed 15 December 2021].</w:t>
                                      </w:r>
                                    </w:p>
                                  </w:tc>
                                </w:tr>
                              </w:tbl>
                              <w:p w14:paraId="2452666D" w14:textId="77777777" w:rsidR="00976305" w:rsidRDefault="00976305">
                                <w:pPr>
                                  <w:divId w:val="30615328"/>
                                  <w:rPr>
                                    <w:rFonts w:eastAsia="Times New Roman"/>
                                    <w:noProof/>
                                  </w:rPr>
                                </w:pPr>
                              </w:p>
                              <w:p w14:paraId="64BA2C6A" w14:textId="77777777" w:rsidR="00C645DE" w:rsidRDefault="00C645DE" w:rsidP="00C645DE">
                                <w:r>
                                  <w:rPr>
                                    <w:b/>
                                    <w:bCs/>
                                    <w:noProof/>
                                  </w:rPr>
                                  <w:fldChar w:fldCharType="end"/>
                                </w:r>
                              </w:p>
                            </w:sdtContent>
                          </w:sdt>
                          <w:p w14:paraId="3A48CF5A" w14:textId="77777777" w:rsidR="00053D37" w:rsidRDefault="00053D37" w:rsidP="00C645DE">
                            <w:r>
                              <w:t xml:space="preserve"> </w:t>
                            </w:r>
                            <w:r w:rsidR="00982076">
                              <w:t xml:space="preserve"> </w:t>
                            </w:r>
                          </w:p>
                          <w:p w14:paraId="64734FEE" w14:textId="12DCC39B" w:rsidR="00F7547D" w:rsidRDefault="00053D37" w:rsidP="00C645DE">
                            <w:r>
                              <w:t xml:space="preserve"> </w:t>
                            </w:r>
                          </w:p>
                          <w:p w14:paraId="1AA87EC8" w14:textId="16477276" w:rsidR="00C065C2" w:rsidRDefault="00C065C2" w:rsidP="00C645D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0381A9" id="Text Box 4" o:spid="_x0000_s1036" type="#_x0000_t202" style="position:absolute;margin-left:0;margin-top:27.95pt;width:464.65pt;height:672.6pt;z-index:2516582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" strokecolor="#548dd4 [1951]">
                <v:textbox>
                  <w:txbxContent>
                    <w:p w14:paraId="753E94F6" w14:textId="77777777" w:rsidR="00751EF6" w:rsidRPr="00751EF6" w:rsidRDefault="00751EF6" w:rsidP="00751EF6">
                      <w:pPr>
                        <w:ind w:left="359"/>
                        <w:rPr>
                          <w:rStyle w:val="normaltextrun"/>
                        </w:rPr>
                      </w:pPr>
                      <w:r w:rsidRPr="00751EF6">
                        <w:rPr>
                          <w:rStyle w:val="normaltextrun"/>
                          <w:rFonts w:ascii="Calibri" w:hAnsi="Calibri" w:cs="Calibri"/>
                          <w:color w:val="000000"/>
                          <w:bdr w:val="none" w:sz="0" w:space="0" w:color="auto" w:frame="1"/>
                        </w:rPr>
                        <w:t>Students show their skills in a unique way, sometimes the tutors/teachers may not be able to identify them. Considering a classroom with more than 30~40 students, it is a bit hard to identify all the students individually. Due to limited awareness of their strengths weaknesses students tend to make incorrect decisions throughout their lifetime. Having proper awareness of the best learning patterns, expert subject areas will allow students to make their decisions more accurately. Issues caused by less awareness of the learning strengths and weaknesses can be introduced as follows.</w:t>
                      </w:r>
                    </w:p>
                    <w:p w14:paraId="3E674400" w14:textId="4218732C" w:rsidR="00C065C2" w:rsidRDefault="00751386" w:rsidP="00C065C2">
                      <w:pPr>
                        <w:pStyle w:val="ListParagraph"/>
                        <w:numPr>
                          <w:ilvl w:val="0"/>
                          <w:numId w:val="11"/>
                        </w:numPr>
                      </w:pPr>
                      <w:r w:rsidRPr="00751386">
                        <w:t>Selecting the most suitable subject stream in higher studies and in universities can be one of the most crucial decisions in a student’s life that will affect the entire future of that student. But unfortunately, a considerable number of students are making wrong decisions due to reasons such as unawareness of their strengths and weaknesses, social influences, etc. In 2019, former Commissioner of Examinations Sanath Pujitha claims that around 80,000 students who sit for the GCE Advanced Level examination annually fail the examination due to the wrong selection of subject stream</w:t>
                      </w:r>
                      <w:r w:rsidR="00C065C2" w:rsidRPr="0013081C">
                        <w:t>.</w:t>
                      </w:r>
                      <w:sdt>
                        <w:sdtPr>
                          <w:id w:val="-782578413"/>
                          <w:citation/>
                        </w:sdtPr>
                        <w:sdtEndPr/>
                        <w:sdtContent>
                          <w:r w:rsidR="00C065C2">
                            <w:fldChar w:fldCharType="begin"/>
                          </w:r>
                          <w:r w:rsidR="00C065C2">
                            <w:instrText xml:space="preserve">CITATION Sam19 \l 1033 </w:instrText>
                          </w:r>
                          <w:r w:rsidR="00C065C2">
                            <w:fldChar w:fldCharType="separate"/>
                          </w:r>
                          <w:r w:rsidR="00DA7C66">
                            <w:rPr>
                              <w:noProof/>
                            </w:rPr>
                            <w:t xml:space="preserve"> [2]</w:t>
                          </w:r>
                          <w:r w:rsidR="00C065C2">
                            <w:fldChar w:fldCharType="end"/>
                          </w:r>
                        </w:sdtContent>
                      </w:sdt>
                    </w:p>
                    <w:p w14:paraId="5D8A9104" w14:textId="712523EE" w:rsidR="00816E55" w:rsidRDefault="005E2DD8" w:rsidP="00C065C2">
                      <w:pPr>
                        <w:pStyle w:val="ListParagraph"/>
                        <w:numPr>
                          <w:ilvl w:val="0"/>
                          <w:numId w:val="11"/>
                        </w:numPr>
                      </w:pPr>
                      <w:r w:rsidRPr="005E2DD8">
                        <w:t xml:space="preserve">Even within the teacher-centric traditional educational system it is very hard to identify the mentality, strengths, weakness, and skills of </w:t>
                      </w:r>
                      <w:proofErr w:type="gramStart"/>
                      <w:r w:rsidRPr="005E2DD8">
                        <w:t>each and every</w:t>
                      </w:r>
                      <w:proofErr w:type="gramEnd"/>
                      <w:r w:rsidRPr="005E2DD8">
                        <w:t xml:space="preserve"> student, even though working very closely with the student. Even the great scientist Elbert Scientist also was treated as a “mentally handicapped” student by his teachers in his little and some of his teachers thought he might be retarded</w:t>
                      </w:r>
                      <w:r w:rsidR="00053D37">
                        <w:t>.</w:t>
                      </w:r>
                      <w:sdt>
                        <w:sdtPr>
                          <w:id w:val="611317565"/>
                          <w:citation/>
                        </w:sdtPr>
                        <w:sdtEndPr/>
                        <w:sdtContent>
                          <w:r w:rsidR="00053D37">
                            <w:fldChar w:fldCharType="begin"/>
                          </w:r>
                          <w:r w:rsidR="00053D37">
                            <w:instrText xml:space="preserve"> CITATION Alb \l 1033 </w:instrText>
                          </w:r>
                          <w:r w:rsidR="00053D37">
                            <w:fldChar w:fldCharType="separate"/>
                          </w:r>
                          <w:r w:rsidR="00DA7C66">
                            <w:rPr>
                              <w:noProof/>
                            </w:rPr>
                            <w:t xml:space="preserve"> [3]</w:t>
                          </w:r>
                          <w:r w:rsidR="00053D37">
                            <w:fldChar w:fldCharType="end"/>
                          </w:r>
                        </w:sdtContent>
                      </w:sdt>
                    </w:p>
                    <w:p w14:paraId="56E8E625" w14:textId="32141798" w:rsidR="00C645DE" w:rsidRDefault="008D33E3" w:rsidP="00C645DE">
                      <w:pPr>
                        <w:pStyle w:val="ListParagraph"/>
                        <w:numPr>
                          <w:ilvl w:val="0"/>
                          <w:numId w:val="11"/>
                        </w:numPr>
                      </w:pPr>
                      <w:r>
                        <w:t xml:space="preserve">In a class or a lecture </w:t>
                      </w:r>
                      <w:r w:rsidR="006F36A2">
                        <w:t xml:space="preserve">that are </w:t>
                      </w:r>
                      <w:r w:rsidR="000E34DF">
                        <w:t xml:space="preserve">even </w:t>
                      </w:r>
                      <w:r w:rsidR="005A049F">
                        <w:t>consisting of</w:t>
                      </w:r>
                      <w:r w:rsidR="006F36A2">
                        <w:t xml:space="preserve"> </w:t>
                      </w:r>
                      <w:r w:rsidR="00FE6B53">
                        <w:t>many</w:t>
                      </w:r>
                      <w:r w:rsidR="00234687">
                        <w:t xml:space="preserve"> </w:t>
                      </w:r>
                      <w:r w:rsidR="006F36A2">
                        <w:t xml:space="preserve">students with the same age </w:t>
                      </w:r>
                      <w:r w:rsidR="006A3ACD">
                        <w:t>are als</w:t>
                      </w:r>
                      <w:r w:rsidR="004652A4">
                        <w:t xml:space="preserve">o different in their mentality and thus </w:t>
                      </w:r>
                      <w:r w:rsidR="00F361C3">
                        <w:t xml:space="preserve">they are </w:t>
                      </w:r>
                      <w:r w:rsidR="008E7FFC">
                        <w:t xml:space="preserve">varied </w:t>
                      </w:r>
                      <w:r w:rsidR="00095CF3">
                        <w:t>with respective the learning pattern.</w:t>
                      </w:r>
                      <w:sdt>
                        <w:sdtPr>
                          <w:id w:val="-999344482"/>
                          <w:citation/>
                        </w:sdtPr>
                        <w:sdtEndPr/>
                        <w:sdtContent>
                          <w:r w:rsidR="008C7BE2">
                            <w:fldChar w:fldCharType="begin"/>
                          </w:r>
                          <w:r w:rsidR="008C7BE2">
                            <w:instrText xml:space="preserve"> CITATION FEL05 \l 1033 </w:instrText>
                          </w:r>
                          <w:r w:rsidR="008C7BE2">
                            <w:fldChar w:fldCharType="separate"/>
                          </w:r>
                          <w:r w:rsidR="00DA7C66">
                            <w:rPr>
                              <w:noProof/>
                            </w:rPr>
                            <w:t xml:space="preserve"> [4]</w:t>
                          </w:r>
                          <w:r w:rsidR="008C7BE2">
                            <w:fldChar w:fldCharType="end"/>
                          </w:r>
                        </w:sdtContent>
                      </w:sdt>
                      <w:r w:rsidR="00095CF3">
                        <w:t xml:space="preserve"> </w:t>
                      </w:r>
                      <w:r w:rsidR="006A6364">
                        <w:t>With the size of</w:t>
                      </w:r>
                      <w:r w:rsidR="00C6369B">
                        <w:t xml:space="preserve"> students</w:t>
                      </w:r>
                      <w:r w:rsidR="00285F08">
                        <w:t xml:space="preserve"> sample</w:t>
                      </w:r>
                      <w:r w:rsidR="00C6369B">
                        <w:t xml:space="preserve">, it is </w:t>
                      </w:r>
                      <w:r w:rsidR="002955AE">
                        <w:t xml:space="preserve">very challenging for a </w:t>
                      </w:r>
                      <w:r w:rsidR="00880DAE">
                        <w:t>teacher to teach in a way whi</w:t>
                      </w:r>
                      <w:r w:rsidR="00B03170">
                        <w:t xml:space="preserve">ch </w:t>
                      </w:r>
                      <w:r w:rsidR="00673C61">
                        <w:t xml:space="preserve">suitable for </w:t>
                      </w:r>
                      <w:r w:rsidR="006A2AAB">
                        <w:t xml:space="preserve">each type of </w:t>
                      </w:r>
                      <w:r w:rsidR="005A049F">
                        <w:t>student. This</w:t>
                      </w:r>
                      <w:r w:rsidR="001D25D3">
                        <w:t xml:space="preserve"> nature will </w:t>
                      </w:r>
                      <w:r w:rsidR="005A049F">
                        <w:t>affect</w:t>
                      </w:r>
                      <w:r w:rsidR="001D25D3">
                        <w:t xml:space="preserve"> to reduce the </w:t>
                      </w:r>
                      <w:r w:rsidR="004768B9">
                        <w:t xml:space="preserve">effectiveness of the </w:t>
                      </w:r>
                      <w:r w:rsidR="00494F93">
                        <w:t xml:space="preserve">teaching effort and at the same time </w:t>
                      </w:r>
                      <w:r w:rsidR="005A049F">
                        <w:t>it will caused to reduce the productivity of both learning and teaching process.</w:t>
                      </w:r>
                      <w:r w:rsidR="008C787B">
                        <w:t xml:space="preserve"> It is possible to mitigate this issue by introducing a personalized teaching </w:t>
                      </w:r>
                      <w:r w:rsidR="0057616F">
                        <w:t>and learning mechanism.</w:t>
                      </w:r>
                    </w:p>
                    <w:sdt>
                      <w:sdtPr>
                        <w:id w:val="-2111106256"/>
                        <w:docPartObj>
                          <w:docPartGallery w:val="Bibliographies"/>
                          <w:docPartUnique/>
                        </w:docPartObj>
                      </w:sdtPr>
                      <w:sdtEndPr/>
                      <w:sdtContent>
                        <w:p w14:paraId="4E2C3657" w14:textId="77777777" w:rsidR="00976305" w:rsidRDefault="00C645DE" w:rsidP="00C645DE">
                          <w:pPr>
                            <w:rPr>
                              <w:noProof/>
                            </w:r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84"/>
                          </w:tblGrid>
                          <w:tr w:rsidR="00976305" w14:paraId="01278647" w14:textId="77777777">
                            <w:trPr>
                              <w:divId w:val="30615328"/>
                              <w:tblCellSpacing w:w="15" w:type="dxa"/>
                            </w:trPr>
                            <w:tc>
                              <w:tcPr>
                                <w:tcW w:w="50" w:type="pct"/>
                                <w:hideMark/>
                              </w:tcPr>
                              <w:p w14:paraId="69337C71" w14:textId="3CD18D73" w:rsidR="00976305" w:rsidRDefault="00DA7C66">
                                <w:pPr>
                                  <w:pStyle w:val="Bibliography"/>
                                  <w:rPr>
                                    <w:noProof/>
                                    <w:sz w:val="24"/>
                                    <w:szCs w:val="24"/>
                                  </w:rPr>
                                </w:pPr>
                                <w:r>
                                  <w:rPr>
                                    <w:noProof/>
                                  </w:rPr>
                                  <w:t xml:space="preserve">[1] </w:t>
                                </w:r>
                              </w:p>
                            </w:tc>
                            <w:tc>
                              <w:tcPr>
                                <w:tcW w:w="0" w:type="auto"/>
                                <w:hideMark/>
                              </w:tcPr>
                              <w:p w14:paraId="7739D82F" w14:textId="77777777" w:rsidR="00976305" w:rsidRDefault="00DA7C66">
                                <w:pPr>
                                  <w:pStyle w:val="Bibliography"/>
                                  <w:rPr>
                                    <w:noProof/>
                                  </w:rPr>
                                </w:pPr>
                                <w:r>
                                  <w:rPr>
                                    <w:noProof/>
                                  </w:rPr>
                                  <w:t>R. Browning, "education," 1 November 2021. [Online]. Available: https://www.britannica.com/topic/education. [Accessed 14 December 2021].</w:t>
                                </w:r>
                              </w:p>
                            </w:tc>
                          </w:tr>
                          <w:tr w:rsidR="00976305" w14:paraId="343A4174" w14:textId="77777777">
                            <w:trPr>
                              <w:divId w:val="30615328"/>
                              <w:tblCellSpacing w:w="15" w:type="dxa"/>
                            </w:trPr>
                            <w:tc>
                              <w:tcPr>
                                <w:tcW w:w="50" w:type="pct"/>
                                <w:hideMark/>
                              </w:tcPr>
                              <w:p w14:paraId="6457075D" w14:textId="77777777" w:rsidR="00976305" w:rsidRDefault="00DA7C66">
                                <w:pPr>
                                  <w:pStyle w:val="Bibliography"/>
                                  <w:rPr>
                                    <w:noProof/>
                                  </w:rPr>
                                </w:pPr>
                                <w:r>
                                  <w:rPr>
                                    <w:noProof/>
                                  </w:rPr>
                                  <w:t xml:space="preserve">[2] </w:t>
                                </w:r>
                              </w:p>
                            </w:tc>
                            <w:tc>
                              <w:tcPr>
                                <w:tcW w:w="0" w:type="auto"/>
                                <w:hideMark/>
                              </w:tcPr>
                              <w:p w14:paraId="79C2761D" w14:textId="77777777" w:rsidR="00976305" w:rsidRDefault="00DA7C66">
                                <w:pPr>
                                  <w:pStyle w:val="Bibliography"/>
                                  <w:rPr>
                                    <w:noProof/>
                                  </w:rPr>
                                </w:pPr>
                                <w:r>
                                  <w:rPr>
                                    <w:noProof/>
                                  </w:rPr>
                                  <w:t>S. P. Nanayakkara, "80,000 fail AL exam due to wrong selection of subject stream," 11 May 2019. [Online]. Available: https://www.dailymirror.lk/front_page/80-000-fail-AL-exam-due-to-wrong-selection-of-subject-stream/238-163708.</w:t>
                                </w:r>
                              </w:p>
                            </w:tc>
                          </w:tr>
                          <w:tr w:rsidR="00976305" w14:paraId="04089613" w14:textId="77777777">
                            <w:trPr>
                              <w:divId w:val="30615328"/>
                              <w:tblCellSpacing w:w="15" w:type="dxa"/>
                            </w:trPr>
                            <w:tc>
                              <w:tcPr>
                                <w:tcW w:w="50" w:type="pct"/>
                                <w:hideMark/>
                              </w:tcPr>
                              <w:p w14:paraId="39EDCFFD" w14:textId="77777777" w:rsidR="00976305" w:rsidRDefault="00DA7C66">
                                <w:pPr>
                                  <w:pStyle w:val="Bibliography"/>
                                  <w:rPr>
                                    <w:noProof/>
                                  </w:rPr>
                                </w:pPr>
                                <w:r>
                                  <w:rPr>
                                    <w:noProof/>
                                  </w:rPr>
                                  <w:t xml:space="preserve">[3] </w:t>
                                </w:r>
                              </w:p>
                            </w:tc>
                            <w:tc>
                              <w:tcPr>
                                <w:tcW w:w="0" w:type="auto"/>
                                <w:hideMark/>
                              </w:tcPr>
                              <w:p w14:paraId="7350F65F" w14:textId="77777777" w:rsidR="00976305" w:rsidRDefault="00DA7C66">
                                <w:pPr>
                                  <w:pStyle w:val="Bibliography"/>
                                  <w:rPr>
                                    <w:noProof/>
                                  </w:rPr>
                                </w:pPr>
                                <w:r>
                                  <w:rPr>
                                    <w:noProof/>
                                  </w:rPr>
                                  <w:t>A. Einstein, "Albert Einstein Biography," [Online]. Available: https://www.notablebiographies.com/Du-Fi/Einstein-Albert.html#ixzz7F32NN1Vl.</w:t>
                                </w:r>
                              </w:p>
                            </w:tc>
                          </w:tr>
                          <w:tr w:rsidR="00976305" w14:paraId="5DD7367E" w14:textId="77777777">
                            <w:trPr>
                              <w:divId w:val="30615328"/>
                              <w:tblCellSpacing w:w="15" w:type="dxa"/>
                            </w:trPr>
                            <w:tc>
                              <w:tcPr>
                                <w:tcW w:w="50" w:type="pct"/>
                                <w:hideMark/>
                              </w:tcPr>
                              <w:p w14:paraId="5871F83F" w14:textId="77777777" w:rsidR="00976305" w:rsidRDefault="00DA7C66">
                                <w:pPr>
                                  <w:pStyle w:val="Bibliography"/>
                                  <w:rPr>
                                    <w:noProof/>
                                  </w:rPr>
                                </w:pPr>
                                <w:r>
                                  <w:rPr>
                                    <w:noProof/>
                                  </w:rPr>
                                  <w:t xml:space="preserve">[4] </w:t>
                                </w:r>
                              </w:p>
                            </w:tc>
                            <w:tc>
                              <w:tcPr>
                                <w:tcW w:w="0" w:type="auto"/>
                                <w:hideMark/>
                              </w:tcPr>
                              <w:p w14:paraId="274D5C35" w14:textId="77777777" w:rsidR="00976305" w:rsidRDefault="00DA7C66">
                                <w:pPr>
                                  <w:pStyle w:val="Bibliography"/>
                                  <w:rPr>
                                    <w:noProof/>
                                  </w:rPr>
                                </w:pPr>
                                <w:r>
                                  <w:rPr>
                                    <w:noProof/>
                                  </w:rPr>
                                  <w:t>R. M. FELDER and R. BRENT, "Understanding Student Differences," 2005. [Online]. Available: https://www.engr.ncsu.edu/wp-content/uploads/drive/1pQQ7SL02ShCauYV13aI15hTQffqgsILv/2005-Understanding%20Student%20Differences%20(JEE).pdf. [Accessed 15 December 2021].</w:t>
                                </w:r>
                              </w:p>
                            </w:tc>
                          </w:tr>
                        </w:tbl>
                        <w:p w14:paraId="2452666D" w14:textId="77777777" w:rsidR="00976305" w:rsidRDefault="00976305">
                          <w:pPr>
                            <w:divId w:val="30615328"/>
                            <w:rPr>
                              <w:rFonts w:eastAsia="Times New Roman"/>
                              <w:noProof/>
                            </w:rPr>
                          </w:pPr>
                        </w:p>
                        <w:p w14:paraId="64BA2C6A" w14:textId="77777777" w:rsidR="00C645DE" w:rsidRDefault="00C645DE" w:rsidP="00C645DE">
                          <w:r>
                            <w:rPr>
                              <w:b/>
                              <w:bCs/>
                              <w:noProof/>
                            </w:rPr>
                            <w:fldChar w:fldCharType="end"/>
                          </w:r>
                        </w:p>
                      </w:sdtContent>
                    </w:sdt>
                    <w:p w14:paraId="3A48CF5A" w14:textId="77777777" w:rsidR="00053D37" w:rsidRDefault="00053D37" w:rsidP="00C645DE">
                      <w:r>
                        <w:t xml:space="preserve"> </w:t>
                      </w:r>
                      <w:r w:rsidR="00982076">
                        <w:t xml:space="preserve"> </w:t>
                      </w:r>
                    </w:p>
                    <w:p w14:paraId="64734FEE" w14:textId="12DCC39B" w:rsidR="00F7547D" w:rsidRDefault="00053D37" w:rsidP="00C645DE">
                      <w:r>
                        <w:t xml:space="preserve"> </w:t>
                      </w:r>
                    </w:p>
                    <w:p w14:paraId="1AA87EC8" w14:textId="16477276" w:rsidR="00C065C2" w:rsidRDefault="00C065C2" w:rsidP="00C645DE"/>
                  </w:txbxContent>
                </v:textbox>
                <w10:wrap anchorx="margin"/>
              </v:shape>
            </w:pict>
          </mc:Fallback>
        </mc:AlternateContent>
      </w:r>
      <w:r w:rsidRPr="00177A5D">
        <w:rPr>
          <w:sz w:val="26"/>
          <w:szCs w:val="26"/>
        </w:rPr>
        <w:t>Research Problem</w:t>
      </w:r>
      <w:r>
        <w:rPr>
          <w:sz w:val="26"/>
          <w:szCs w:val="26"/>
        </w:rPr>
        <w:t>:</w:t>
      </w:r>
    </w:p>
    <w:p w14:paraId="5A4E5843" w14:textId="2F401B81" w:rsidR="6C1D446F" w:rsidRDefault="6C1D446F"/>
    <w:p w14:paraId="6CFCFA77" w14:textId="5920BE25" w:rsidR="00943C33" w:rsidRDefault="0074609A" w:rsidP="001A212C">
      <w:pPr>
        <w:rPr>
          <w:sz w:val="26"/>
          <w:szCs w:val="26"/>
        </w:rPr>
      </w:pPr>
      <w:r>
        <w:rPr>
          <w:sz w:val="26"/>
          <w:szCs w:val="26"/>
        </w:rPr>
        <w:br w:type="page"/>
      </w:r>
    </w:p>
    <w:p w14:paraId="3DBD9028" w14:textId="77777777" w:rsidR="00943C33" w:rsidRPr="00943C33" w:rsidRDefault="00943C33" w:rsidP="001A212C">
      <w:pPr>
        <w:rPr>
          <w:sz w:val="26"/>
          <w:szCs w:val="26"/>
        </w:rPr>
      </w:pPr>
      <w:r w:rsidRPr="00943C33">
        <w:rPr>
          <w:sz w:val="26"/>
          <w:szCs w:val="26"/>
        </w:rPr>
        <w:lastRenderedPageBreak/>
        <w:t>Solution</w:t>
      </w:r>
      <w:r w:rsidR="00D87328">
        <w:rPr>
          <w:sz w:val="26"/>
          <w:szCs w:val="26"/>
        </w:rPr>
        <w:t xml:space="preserve"> proposed: </w:t>
      </w:r>
    </w:p>
    <w:p w14:paraId="2C502F6A" w14:textId="77777777" w:rsidR="002D03A3" w:rsidRDefault="00E71D03" w:rsidP="001A212C">
      <w:r>
        <w:rPr>
          <w:noProof/>
          <w:sz w:val="26"/>
          <w:szCs w:val="26"/>
          <w:lang w:bidi="si-LK"/>
        </w:rPr>
        <mc:AlternateContent>
          <mc:Choice Requires="wps">
            <w:drawing>
              <wp:anchor distT="0" distB="0" distL="114300" distR="114300" simplePos="0" relativeHeight="251658240" behindDoc="0" locked="0" layoutInCell="1" allowOverlap="1" wp14:anchorId="018E7BB1" wp14:editId="3C1F1762">
                <wp:simplePos x="0" y="0"/>
                <wp:positionH relativeFrom="column">
                  <wp:posOffset>7620</wp:posOffset>
                </wp:positionH>
                <wp:positionV relativeFrom="paragraph">
                  <wp:posOffset>19050</wp:posOffset>
                </wp:positionV>
                <wp:extent cx="5901055" cy="8252460"/>
                <wp:effectExtent l="0" t="0" r="23495" b="1524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252460"/>
                        </a:xfrm>
                        <a:prstGeom prst="rect">
                          <a:avLst/>
                        </a:prstGeom>
                        <a:solidFill>
                          <a:srgbClr val="FFFFFF"/>
                        </a:solidFill>
                        <a:ln w="9525">
                          <a:solidFill>
                            <a:schemeClr val="tx2">
                              <a:lumMod val="60000"/>
                              <a:lumOff val="40000"/>
                            </a:schemeClr>
                          </a:solidFill>
                          <a:miter lim="800000"/>
                          <a:headEnd/>
                          <a:tailEnd/>
                        </a:ln>
                      </wps:spPr>
                      <wps:txbx>
                        <w:txbxContent>
                          <w:p w14:paraId="611AA25F" w14:textId="70517B0F" w:rsidR="004B1A0A" w:rsidRPr="0038799D" w:rsidRDefault="004B1A0A" w:rsidP="000874C3">
                            <w:r>
                              <w:t xml:space="preserve">Proposed System, </w:t>
                            </w:r>
                            <w:r w:rsidRPr="0038799D">
                              <w:t>“AITor” is an AI based web application that is designed and implemented with several AI, ML, DL NLP, computer vision technologies, that will monitor the students’ behaviors throughout their learning path and help to boost the productivity of learning and predict the efficiency of the learning experience. </w:t>
                            </w:r>
                          </w:p>
                          <w:p w14:paraId="70648221" w14:textId="3256BA93" w:rsidR="004B1A0A" w:rsidRPr="0038799D" w:rsidRDefault="00EE7FD5" w:rsidP="0038799D">
                            <w:ins w:id="0" w:author="{79C6B0E2-C9D8-44A2-86BF-734BEC0B2BC8}" w:date="2021-12-15T00:47:00Z">
                              <w:r w:rsidRPr="0038799D">
                                <w:t>The solution is widely spared among,</w:t>
                              </w:r>
                            </w:ins>
                          </w:p>
                          <w:p w14:paraId="55D4016F" w14:textId="2B3B0B70" w:rsidR="004B1A0A" w:rsidRPr="0038799D" w:rsidRDefault="004B1A0A" w:rsidP="004549F5">
                            <w:pPr>
                              <w:pStyle w:val="ListParagraph"/>
                              <w:numPr>
                                <w:ilvl w:val="0"/>
                                <w:numId w:val="20"/>
                              </w:numPr>
                            </w:pPr>
                            <w:r w:rsidRPr="0038799D">
                              <w:t>Identification of the best learning strategy of the student. </w:t>
                            </w:r>
                          </w:p>
                          <w:p w14:paraId="4147E0E2" w14:textId="61664391" w:rsidR="004B1A0A" w:rsidRPr="0038799D" w:rsidRDefault="004B1A0A" w:rsidP="004549F5">
                            <w:pPr>
                              <w:pStyle w:val="ListParagraph"/>
                              <w:numPr>
                                <w:ilvl w:val="0"/>
                                <w:numId w:val="20"/>
                              </w:numPr>
                            </w:pPr>
                            <w:r w:rsidRPr="0038799D">
                              <w:t>Predict the expert subject area of the student. </w:t>
                            </w:r>
                          </w:p>
                          <w:p w14:paraId="7D8B049B" w14:textId="3AF84470" w:rsidR="004B1A0A" w:rsidRPr="0038799D" w:rsidRDefault="004B1A0A" w:rsidP="004549F5">
                            <w:pPr>
                              <w:pStyle w:val="ListParagraph"/>
                              <w:numPr>
                                <w:ilvl w:val="0"/>
                                <w:numId w:val="20"/>
                              </w:numPr>
                            </w:pPr>
                            <w:r w:rsidRPr="0038799D">
                              <w:t>Student based preformed analysis and prediction by the assessment methodology. </w:t>
                            </w:r>
                          </w:p>
                          <w:p w14:paraId="593CAB96" w14:textId="4B349300" w:rsidR="004B1A0A" w:rsidRPr="0038799D" w:rsidRDefault="004B1A0A" w:rsidP="004549F5">
                            <w:pPr>
                              <w:pStyle w:val="ListParagraph"/>
                              <w:numPr>
                                <w:ilvl w:val="0"/>
                                <w:numId w:val="20"/>
                              </w:numPr>
                            </w:pPr>
                            <w:r w:rsidRPr="0038799D">
                              <w:t>Building up an “identification and recommendation” algorithm to cater the best-suited subject theories to the student in a systemic way. </w:t>
                            </w:r>
                          </w:p>
                          <w:p w14:paraId="1E38DC03" w14:textId="4B2E4240" w:rsidR="009E256B" w:rsidRPr="0038799D" w:rsidRDefault="009E256B" w:rsidP="009E256B">
                            <w:r>
                              <w:t>The proposed solution will be mad</w:t>
                            </w:r>
                            <w:r w:rsidR="00960099">
                              <w:t>e</w:t>
                            </w:r>
                            <w:r>
                              <w:t xml:space="preserve"> </w:t>
                            </w:r>
                            <w:r w:rsidR="0048321B">
                              <w:t xml:space="preserve">around </w:t>
                            </w:r>
                            <w:r w:rsidR="00C33A92">
                              <w:t>achieving</w:t>
                            </w:r>
                            <w:r w:rsidR="0048321B">
                              <w:t xml:space="preserve"> </w:t>
                            </w:r>
                            <w:r w:rsidR="00F9694C">
                              <w:t>main object</w:t>
                            </w:r>
                            <w:r w:rsidR="005775C0">
                              <w:t>ive</w:t>
                            </w:r>
                            <w:r w:rsidR="006D6AA6">
                              <w:t xml:space="preserve"> </w:t>
                            </w:r>
                            <w:r w:rsidR="00603CA0">
                              <w:t>of</w:t>
                            </w:r>
                            <w:r w:rsidR="006D6AA6">
                              <w:t xml:space="preserve"> </w:t>
                            </w:r>
                            <w:r w:rsidR="00CE154F">
                              <w:t>“</w:t>
                            </w:r>
                            <w:r w:rsidR="00CE154F" w:rsidRPr="00CE154F">
                              <w:t>To develop AI based Smart Assistive Platform to Provide Detailed Analysis on Student Education on their Learning Patterns</w:t>
                            </w:r>
                            <w:r w:rsidR="006D6AA6">
                              <w:t>”</w:t>
                            </w:r>
                            <w:r w:rsidR="00B02040">
                              <w:t xml:space="preserve"> and </w:t>
                            </w:r>
                            <w:r w:rsidR="00AE227F">
                              <w:t xml:space="preserve">the </w:t>
                            </w:r>
                            <w:r w:rsidR="00765F54">
                              <w:t xml:space="preserve">following three </w:t>
                            </w:r>
                            <w:r w:rsidR="00283FCB">
                              <w:t>sub</w:t>
                            </w:r>
                            <w:r w:rsidR="00765F54">
                              <w:t xml:space="preserve"> objectives will</w:t>
                            </w:r>
                            <w:r w:rsidR="00DE02F7">
                              <w:t xml:space="preserve"> </w:t>
                            </w:r>
                            <w:r w:rsidR="00AE227F">
                              <w:t xml:space="preserve">be </w:t>
                            </w:r>
                            <w:r w:rsidR="003B7601">
                              <w:t xml:space="preserve">achieved in </w:t>
                            </w:r>
                            <w:r w:rsidR="0081177B">
                              <w:t>fulfilling</w:t>
                            </w:r>
                            <w:r w:rsidR="003B7601">
                              <w:t xml:space="preserve"> </w:t>
                            </w:r>
                            <w:r w:rsidR="00AE227F">
                              <w:t xml:space="preserve">the </w:t>
                            </w:r>
                            <w:r w:rsidR="003B7601">
                              <w:t>main objective.</w:t>
                            </w:r>
                          </w:p>
                          <w:p w14:paraId="7C53369A" w14:textId="77777777" w:rsidR="008E3481" w:rsidRPr="00970FAC" w:rsidRDefault="008E3481" w:rsidP="00970FAC">
                            <w:pPr>
                              <w:pStyle w:val="ListParagraph"/>
                              <w:numPr>
                                <w:ilvl w:val="0"/>
                                <w:numId w:val="22"/>
                              </w:numPr>
                            </w:pPr>
                            <w:r w:rsidRPr="00970FAC">
                              <w:t>Add a middleware to the current student learning experience that will introduce personalized learning experience to the student </w:t>
                            </w:r>
                          </w:p>
                          <w:p w14:paraId="1F62A364" w14:textId="77777777" w:rsidR="008E3481" w:rsidRPr="00970FAC" w:rsidRDefault="008E3481" w:rsidP="00970FAC">
                            <w:pPr>
                              <w:pStyle w:val="ListParagraph"/>
                              <w:numPr>
                                <w:ilvl w:val="0"/>
                                <w:numId w:val="22"/>
                              </w:numPr>
                            </w:pPr>
                            <w:r w:rsidRPr="00970FAC">
                              <w:t>Track the student performance in a more accurate and efficient way </w:t>
                            </w:r>
                          </w:p>
                          <w:p w14:paraId="2622E71B" w14:textId="0EAE710C" w:rsidR="008E3481" w:rsidRPr="00970FAC" w:rsidRDefault="008E3481" w:rsidP="00970FAC">
                            <w:pPr>
                              <w:pStyle w:val="ListParagraph"/>
                              <w:numPr>
                                <w:ilvl w:val="0"/>
                                <w:numId w:val="22"/>
                              </w:numPr>
                            </w:pPr>
                            <w:r w:rsidRPr="00970FAC">
                              <w:t>Identify potential skills of the student and up-scale them</w:t>
                            </w:r>
                            <w:r w:rsidR="002362C5">
                              <w:t>.</w:t>
                            </w:r>
                          </w:p>
                          <w:p w14:paraId="5D793C4E" w14:textId="77777777" w:rsidR="007F7DE5" w:rsidRDefault="0083534F" w:rsidP="0083534F">
                            <w:pPr>
                              <w:ind w:left="359"/>
                            </w:pPr>
                            <w:r w:rsidRPr="0083534F">
                              <w:t xml:space="preserve">According to the identified factors that are aligned with identifying the personal education pattern, the solution is divided into four distinct components. </w:t>
                            </w:r>
                          </w:p>
                          <w:p w14:paraId="41B4E786" w14:textId="048EF76F" w:rsidR="00EB5AA1" w:rsidRPr="000920DA" w:rsidRDefault="00EB55A1" w:rsidP="007F7DE5">
                            <w:pPr>
                              <w:pStyle w:val="ListParagraph"/>
                              <w:numPr>
                                <w:ilvl w:val="0"/>
                                <w:numId w:val="25"/>
                              </w:numPr>
                              <w:rPr>
                                <w:rStyle w:val="eop"/>
                              </w:rPr>
                            </w:pPr>
                            <w:r w:rsidRPr="00EB55A1">
                              <w:t xml:space="preserve">Through the first component the system will predict the best learning strategy of the student.in achieving this objective a supervised ML model will used which get data by iteratively performing pre-defined tasks. This module will continuously evaluate the student by allowing students to take part in different tasks assigned by the system. It is intended to use different resources </w:t>
                            </w:r>
                            <w:proofErr w:type="gramStart"/>
                            <w:r w:rsidRPr="00EB55A1">
                              <w:t>in order to</w:t>
                            </w:r>
                            <w:proofErr w:type="gramEnd"/>
                            <w:r w:rsidRPr="00EB55A1">
                              <w:t xml:space="preserve"> cover the subject area. These resources can be classified as text with theory concepts, visual explanations of the theory concepts (images/videos), verbal/audio books which contains theory concepts, Live lectures, and real-time engagement activities (solve a math problem with a bot). As the final output it will be able to suggest a single methodology or hybrid/ combination of several learning strategies to teach the student</w:t>
                            </w:r>
                            <w:r w:rsidR="00CB644C" w:rsidRPr="007F7DE5">
                              <w:rPr>
                                <w:rStyle w:val="normaltextrun"/>
                                <w:rFonts w:ascii="Calibri" w:hAnsi="Calibri" w:cs="Calibri"/>
                                <w:color w:val="000000"/>
                                <w:shd w:val="clear" w:color="auto" w:fill="FFFFFF"/>
                              </w:rPr>
                              <w:t>.</w:t>
                            </w:r>
                            <w:r w:rsidR="00CB644C" w:rsidRPr="007F7DE5">
                              <w:rPr>
                                <w:rStyle w:val="eop"/>
                                <w:rFonts w:ascii="Calibri" w:hAnsi="Calibri" w:cs="Calibri"/>
                                <w:color w:val="000000"/>
                                <w:shd w:val="clear" w:color="auto" w:fill="FFFFFF"/>
                              </w:rPr>
                              <w:t> </w:t>
                            </w:r>
                          </w:p>
                          <w:p w14:paraId="1749A8CA" w14:textId="565E41D1" w:rsidR="000920DA" w:rsidRPr="0014399A" w:rsidRDefault="009119AE" w:rsidP="00EB5AA1">
                            <w:pPr>
                              <w:pStyle w:val="ListParagraph"/>
                              <w:numPr>
                                <w:ilvl w:val="0"/>
                                <w:numId w:val="25"/>
                              </w:numPr>
                              <w:rPr>
                                <w:rStyle w:val="eop"/>
                              </w:rPr>
                            </w:pPr>
                            <w:r w:rsidRPr="009119AE">
                              <w:rPr>
                                <w:rStyle w:val="eop"/>
                                <w:rFonts w:ascii="Calibri" w:hAnsi="Calibri" w:cs="Calibri"/>
                                <w:color w:val="000000"/>
                                <w:shd w:val="clear" w:color="auto" w:fill="FFFFFF"/>
                              </w:rPr>
                              <w:t>A separate component that uses Machine Learning, Deep Learning, and Natural Language Processing will be implemented in predicting the expert subject area of the student. This component will continuously assess the student with different subject areas to accurately identify the expertise on a subject of a student. Here it is aiming a pre-defined set of subjects like mathematics, science, and asses the student with the subjects.  Here the model will suggest personalized subject content to the student so that he/she can have a proper guidance in the subject</w:t>
                            </w:r>
                            <w:r w:rsidR="0014399A">
                              <w:rPr>
                                <w:rStyle w:val="eop"/>
                                <w:rFonts w:ascii="Calibri" w:hAnsi="Calibri" w:cs="Calibri"/>
                                <w:color w:val="000000"/>
                                <w:shd w:val="clear" w:color="auto" w:fill="FFFFFF"/>
                              </w:rPr>
                              <w:t>.</w:t>
                            </w:r>
                          </w:p>
                          <w:p w14:paraId="53EA6E74" w14:textId="77777777" w:rsidR="0014399A" w:rsidRPr="0038799D" w:rsidRDefault="0014399A" w:rsidP="009C5D68">
                            <w:pPr>
                              <w:pStyle w:val="ListParagraph"/>
                            </w:pPr>
                          </w:p>
                          <w:p w14:paraId="06D96F0B" w14:textId="078F8E4F" w:rsidR="00943C33" w:rsidRDefault="00943C33" w:rsidP="00943C3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8E7BB1" id="_x0000_s1037" type="#_x0000_t202" style="position:absolute;margin-left:.6pt;margin-top:1.5pt;width:464.65pt;height:64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" strokecolor="#548dd4 [1951]">
                <v:textbox>
                  <w:txbxContent>
                    <w:p w14:paraId="611AA25F" w14:textId="70517B0F" w:rsidR="004B1A0A" w:rsidRPr="0038799D" w:rsidRDefault="004B1A0A" w:rsidP="000874C3">
                      <w:r>
                        <w:t xml:space="preserve">Proposed System, </w:t>
                      </w:r>
                      <w:r w:rsidRPr="0038799D">
                        <w:t>“AITor” is an AI based web application that is designed and implemented with several AI, ML, DL NLP, computer vision technologies, that will monitor the students’ behaviors throughout their learning path and help to boost the productivity of learning and predict the efficiency of the learning experience. </w:t>
                      </w:r>
                    </w:p>
                    <w:p w14:paraId="70648221" w14:textId="3256BA93" w:rsidR="004B1A0A" w:rsidRPr="0038799D" w:rsidRDefault="00EE7FD5" w:rsidP="0038799D">
                      <w:ins w:id="1" w:author="{79C6B0E2-C9D8-44A2-86BF-734BEC0B2BC8}" w:date="2021-12-15T00:47:00Z">
                        <w:r w:rsidRPr="0038799D">
                          <w:t>The solution is widely spared among,</w:t>
                        </w:r>
                      </w:ins>
                    </w:p>
                    <w:p w14:paraId="55D4016F" w14:textId="2B3B0B70" w:rsidR="004B1A0A" w:rsidRPr="0038799D" w:rsidRDefault="004B1A0A" w:rsidP="004549F5">
                      <w:pPr>
                        <w:pStyle w:val="ListParagraph"/>
                        <w:numPr>
                          <w:ilvl w:val="0"/>
                          <w:numId w:val="20"/>
                        </w:numPr>
                      </w:pPr>
                      <w:r w:rsidRPr="0038799D">
                        <w:t>Identification of the best learning strategy of the student. </w:t>
                      </w:r>
                    </w:p>
                    <w:p w14:paraId="4147E0E2" w14:textId="61664391" w:rsidR="004B1A0A" w:rsidRPr="0038799D" w:rsidRDefault="004B1A0A" w:rsidP="004549F5">
                      <w:pPr>
                        <w:pStyle w:val="ListParagraph"/>
                        <w:numPr>
                          <w:ilvl w:val="0"/>
                          <w:numId w:val="20"/>
                        </w:numPr>
                      </w:pPr>
                      <w:r w:rsidRPr="0038799D">
                        <w:t>Predict the expert subject area of the student. </w:t>
                      </w:r>
                    </w:p>
                    <w:p w14:paraId="7D8B049B" w14:textId="3AF84470" w:rsidR="004B1A0A" w:rsidRPr="0038799D" w:rsidRDefault="004B1A0A" w:rsidP="004549F5">
                      <w:pPr>
                        <w:pStyle w:val="ListParagraph"/>
                        <w:numPr>
                          <w:ilvl w:val="0"/>
                          <w:numId w:val="20"/>
                        </w:numPr>
                      </w:pPr>
                      <w:r w:rsidRPr="0038799D">
                        <w:t>Student based preformed analysis and prediction by the assessment methodology. </w:t>
                      </w:r>
                    </w:p>
                    <w:p w14:paraId="593CAB96" w14:textId="4B349300" w:rsidR="004B1A0A" w:rsidRPr="0038799D" w:rsidRDefault="004B1A0A" w:rsidP="004549F5">
                      <w:pPr>
                        <w:pStyle w:val="ListParagraph"/>
                        <w:numPr>
                          <w:ilvl w:val="0"/>
                          <w:numId w:val="20"/>
                        </w:numPr>
                      </w:pPr>
                      <w:r w:rsidRPr="0038799D">
                        <w:t>Building up an “identification and recommendation” algorithm to cater the best-suited subject theories to the student in a systemic way. </w:t>
                      </w:r>
                    </w:p>
                    <w:p w14:paraId="1E38DC03" w14:textId="4B2E4240" w:rsidR="009E256B" w:rsidRPr="0038799D" w:rsidRDefault="009E256B" w:rsidP="009E256B">
                      <w:r>
                        <w:t>The proposed solution will be mad</w:t>
                      </w:r>
                      <w:r w:rsidR="00960099">
                        <w:t>e</w:t>
                      </w:r>
                      <w:r>
                        <w:t xml:space="preserve"> </w:t>
                      </w:r>
                      <w:r w:rsidR="0048321B">
                        <w:t xml:space="preserve">around </w:t>
                      </w:r>
                      <w:r w:rsidR="00C33A92">
                        <w:t>achieving</w:t>
                      </w:r>
                      <w:r w:rsidR="0048321B">
                        <w:t xml:space="preserve"> </w:t>
                      </w:r>
                      <w:r w:rsidR="00F9694C">
                        <w:t>main object</w:t>
                      </w:r>
                      <w:r w:rsidR="005775C0">
                        <w:t>ive</w:t>
                      </w:r>
                      <w:r w:rsidR="006D6AA6">
                        <w:t xml:space="preserve"> </w:t>
                      </w:r>
                      <w:r w:rsidR="00603CA0">
                        <w:t>of</w:t>
                      </w:r>
                      <w:r w:rsidR="006D6AA6">
                        <w:t xml:space="preserve"> </w:t>
                      </w:r>
                      <w:r w:rsidR="00CE154F">
                        <w:t>“</w:t>
                      </w:r>
                      <w:r w:rsidR="00CE154F" w:rsidRPr="00CE154F">
                        <w:t>To develop AI based Smart Assistive Platform to Provide Detailed Analysis on Student Education on their Learning Patterns</w:t>
                      </w:r>
                      <w:r w:rsidR="006D6AA6">
                        <w:t>”</w:t>
                      </w:r>
                      <w:r w:rsidR="00B02040">
                        <w:t xml:space="preserve"> and </w:t>
                      </w:r>
                      <w:r w:rsidR="00AE227F">
                        <w:t xml:space="preserve">the </w:t>
                      </w:r>
                      <w:r w:rsidR="00765F54">
                        <w:t xml:space="preserve">following three </w:t>
                      </w:r>
                      <w:r w:rsidR="00283FCB">
                        <w:t>sub</w:t>
                      </w:r>
                      <w:r w:rsidR="00765F54">
                        <w:t xml:space="preserve"> objectives will</w:t>
                      </w:r>
                      <w:r w:rsidR="00DE02F7">
                        <w:t xml:space="preserve"> </w:t>
                      </w:r>
                      <w:r w:rsidR="00AE227F">
                        <w:t xml:space="preserve">be </w:t>
                      </w:r>
                      <w:r w:rsidR="003B7601">
                        <w:t xml:space="preserve">achieved in </w:t>
                      </w:r>
                      <w:r w:rsidR="0081177B">
                        <w:t>fulfilling</w:t>
                      </w:r>
                      <w:r w:rsidR="003B7601">
                        <w:t xml:space="preserve"> </w:t>
                      </w:r>
                      <w:r w:rsidR="00AE227F">
                        <w:t xml:space="preserve">the </w:t>
                      </w:r>
                      <w:r w:rsidR="003B7601">
                        <w:t>main objective.</w:t>
                      </w:r>
                    </w:p>
                    <w:p w14:paraId="7C53369A" w14:textId="77777777" w:rsidR="008E3481" w:rsidRPr="00970FAC" w:rsidRDefault="008E3481" w:rsidP="00970FAC">
                      <w:pPr>
                        <w:pStyle w:val="ListParagraph"/>
                        <w:numPr>
                          <w:ilvl w:val="0"/>
                          <w:numId w:val="22"/>
                        </w:numPr>
                      </w:pPr>
                      <w:r w:rsidRPr="00970FAC">
                        <w:t>Add a middleware to the current student learning experience that will introduce personalized learning experience to the student </w:t>
                      </w:r>
                    </w:p>
                    <w:p w14:paraId="1F62A364" w14:textId="77777777" w:rsidR="008E3481" w:rsidRPr="00970FAC" w:rsidRDefault="008E3481" w:rsidP="00970FAC">
                      <w:pPr>
                        <w:pStyle w:val="ListParagraph"/>
                        <w:numPr>
                          <w:ilvl w:val="0"/>
                          <w:numId w:val="22"/>
                        </w:numPr>
                      </w:pPr>
                      <w:r w:rsidRPr="00970FAC">
                        <w:t>Track the student performance in a more accurate and efficient way </w:t>
                      </w:r>
                    </w:p>
                    <w:p w14:paraId="2622E71B" w14:textId="0EAE710C" w:rsidR="008E3481" w:rsidRPr="00970FAC" w:rsidRDefault="008E3481" w:rsidP="00970FAC">
                      <w:pPr>
                        <w:pStyle w:val="ListParagraph"/>
                        <w:numPr>
                          <w:ilvl w:val="0"/>
                          <w:numId w:val="22"/>
                        </w:numPr>
                      </w:pPr>
                      <w:r w:rsidRPr="00970FAC">
                        <w:t>Identify potential skills of the student and up-scale them</w:t>
                      </w:r>
                      <w:r w:rsidR="002362C5">
                        <w:t>.</w:t>
                      </w:r>
                    </w:p>
                    <w:p w14:paraId="5D793C4E" w14:textId="77777777" w:rsidR="007F7DE5" w:rsidRDefault="0083534F" w:rsidP="0083534F">
                      <w:pPr>
                        <w:ind w:left="359"/>
                      </w:pPr>
                      <w:r w:rsidRPr="0083534F">
                        <w:t xml:space="preserve">According to the identified factors that are aligned with identifying the personal education pattern, the solution is divided into four distinct components. </w:t>
                      </w:r>
                    </w:p>
                    <w:p w14:paraId="41B4E786" w14:textId="048EF76F" w:rsidR="00EB5AA1" w:rsidRPr="000920DA" w:rsidRDefault="00EB55A1" w:rsidP="007F7DE5">
                      <w:pPr>
                        <w:pStyle w:val="ListParagraph"/>
                        <w:numPr>
                          <w:ilvl w:val="0"/>
                          <w:numId w:val="25"/>
                        </w:numPr>
                        <w:rPr>
                          <w:rStyle w:val="eop"/>
                        </w:rPr>
                      </w:pPr>
                      <w:r w:rsidRPr="00EB55A1">
                        <w:t xml:space="preserve">Through the first component the system will predict the best learning strategy of the student.in achieving this objective a supervised ML model will used which get data by iteratively performing pre-defined tasks. This module will continuously evaluate the student by allowing students to take part in different tasks assigned by the system. It is intended to use different resources </w:t>
                      </w:r>
                      <w:proofErr w:type="gramStart"/>
                      <w:r w:rsidRPr="00EB55A1">
                        <w:t>in order to</w:t>
                      </w:r>
                      <w:proofErr w:type="gramEnd"/>
                      <w:r w:rsidRPr="00EB55A1">
                        <w:t xml:space="preserve"> cover the subject area. These resources can be classified as text with theory concepts, visual explanations of the theory concepts (images/videos), verbal/audio books which contains theory concepts, Live lectures, and real-time engagement activities (solve a math problem with a bot). As the final output it will be able to suggest a single methodology or hybrid/ combination of several learning strategies to teach the student</w:t>
                      </w:r>
                      <w:r w:rsidR="00CB644C" w:rsidRPr="007F7DE5">
                        <w:rPr>
                          <w:rStyle w:val="normaltextrun"/>
                          <w:rFonts w:ascii="Calibri" w:hAnsi="Calibri" w:cs="Calibri"/>
                          <w:color w:val="000000"/>
                          <w:shd w:val="clear" w:color="auto" w:fill="FFFFFF"/>
                        </w:rPr>
                        <w:t>.</w:t>
                      </w:r>
                      <w:r w:rsidR="00CB644C" w:rsidRPr="007F7DE5">
                        <w:rPr>
                          <w:rStyle w:val="eop"/>
                          <w:rFonts w:ascii="Calibri" w:hAnsi="Calibri" w:cs="Calibri"/>
                          <w:color w:val="000000"/>
                          <w:shd w:val="clear" w:color="auto" w:fill="FFFFFF"/>
                        </w:rPr>
                        <w:t> </w:t>
                      </w:r>
                    </w:p>
                    <w:p w14:paraId="1749A8CA" w14:textId="565E41D1" w:rsidR="000920DA" w:rsidRPr="0014399A" w:rsidRDefault="009119AE" w:rsidP="00EB5AA1">
                      <w:pPr>
                        <w:pStyle w:val="ListParagraph"/>
                        <w:numPr>
                          <w:ilvl w:val="0"/>
                          <w:numId w:val="25"/>
                        </w:numPr>
                        <w:rPr>
                          <w:rStyle w:val="eop"/>
                        </w:rPr>
                      </w:pPr>
                      <w:r w:rsidRPr="009119AE">
                        <w:rPr>
                          <w:rStyle w:val="eop"/>
                          <w:rFonts w:ascii="Calibri" w:hAnsi="Calibri" w:cs="Calibri"/>
                          <w:color w:val="000000"/>
                          <w:shd w:val="clear" w:color="auto" w:fill="FFFFFF"/>
                        </w:rPr>
                        <w:t>A separate component that uses Machine Learning, Deep Learning, and Natural Language Processing will be implemented in predicting the expert subject area of the student. This component will continuously assess the student with different subject areas to accurately identify the expertise on a subject of a student. Here it is aiming a pre-defined set of subjects like mathematics, science, and asses the student with the subjects.  Here the model will suggest personalized subject content to the student so that he/she can have a proper guidance in the subject</w:t>
                      </w:r>
                      <w:r w:rsidR="0014399A">
                        <w:rPr>
                          <w:rStyle w:val="eop"/>
                          <w:rFonts w:ascii="Calibri" w:hAnsi="Calibri" w:cs="Calibri"/>
                          <w:color w:val="000000"/>
                          <w:shd w:val="clear" w:color="auto" w:fill="FFFFFF"/>
                        </w:rPr>
                        <w:t>.</w:t>
                      </w:r>
                    </w:p>
                    <w:p w14:paraId="53EA6E74" w14:textId="77777777" w:rsidR="0014399A" w:rsidRPr="0038799D" w:rsidRDefault="0014399A" w:rsidP="009C5D68">
                      <w:pPr>
                        <w:pStyle w:val="ListParagraph"/>
                      </w:pPr>
                    </w:p>
                    <w:p w14:paraId="06D96F0B" w14:textId="078F8E4F" w:rsidR="00943C33" w:rsidRDefault="00943C33" w:rsidP="00943C33"/>
                  </w:txbxContent>
                </v:textbox>
              </v:shape>
            </w:pict>
          </mc:Fallback>
        </mc:AlternateContent>
      </w:r>
    </w:p>
    <w:p w14:paraId="1B37CA08" w14:textId="77777777" w:rsidR="002D03A3" w:rsidRPr="002D03A3" w:rsidRDefault="002D03A3" w:rsidP="001A212C"/>
    <w:p w14:paraId="464E4430" w14:textId="77777777" w:rsidR="002D03A3" w:rsidRPr="002D03A3" w:rsidRDefault="002D03A3" w:rsidP="002D03A3"/>
    <w:p w14:paraId="439AB084" w14:textId="77777777" w:rsidR="002D03A3" w:rsidRPr="002D03A3" w:rsidRDefault="002D03A3" w:rsidP="002D03A3"/>
    <w:p w14:paraId="207291F2" w14:textId="77777777" w:rsidR="002D03A3" w:rsidRPr="002D03A3" w:rsidRDefault="002D03A3" w:rsidP="002D03A3"/>
    <w:p w14:paraId="6655AA28" w14:textId="77777777" w:rsidR="002D03A3" w:rsidRPr="002D03A3" w:rsidRDefault="002D03A3" w:rsidP="002D03A3"/>
    <w:p w14:paraId="7F6DB80A" w14:textId="77777777" w:rsidR="002D03A3" w:rsidRPr="002D03A3" w:rsidRDefault="002D03A3" w:rsidP="002D03A3"/>
    <w:p w14:paraId="2F3A4CF9" w14:textId="77777777" w:rsidR="002D03A3" w:rsidRPr="002D03A3" w:rsidRDefault="002D03A3" w:rsidP="002D03A3"/>
    <w:p w14:paraId="6AA7B150" w14:textId="77777777" w:rsidR="002D03A3" w:rsidRPr="002D03A3" w:rsidRDefault="002D03A3" w:rsidP="002D03A3"/>
    <w:p w14:paraId="3E4A477E" w14:textId="77777777" w:rsidR="002D03A3" w:rsidRPr="002D03A3" w:rsidRDefault="002D03A3" w:rsidP="002D03A3"/>
    <w:p w14:paraId="23074EEF" w14:textId="77777777" w:rsidR="00934B8A" w:rsidRPr="00D156C8" w:rsidRDefault="00934B8A" w:rsidP="00934B8A">
      <w:pPr>
        <w:rPr>
          <w:rFonts w:cs="Iskoola Pota"/>
          <w:sz w:val="26"/>
          <w:szCs w:val="26"/>
          <w:lang w:bidi="si-LK"/>
        </w:rPr>
      </w:pPr>
    </w:p>
    <w:p w14:paraId="6A6BFDD0" w14:textId="77777777" w:rsidR="00934B8A" w:rsidRDefault="00934B8A" w:rsidP="00934B8A">
      <w:pPr>
        <w:rPr>
          <w:rFonts w:cs="Iskoola Pota"/>
          <w:sz w:val="26"/>
          <w:szCs w:val="26"/>
          <w:lang w:bidi="si-LK"/>
        </w:rPr>
      </w:pPr>
    </w:p>
    <w:p w14:paraId="03AA376E" w14:textId="77777777" w:rsidR="002D03A3" w:rsidRDefault="002D03A3" w:rsidP="002D03A3"/>
    <w:p w14:paraId="25E3771B" w14:textId="77777777" w:rsidR="003C40BB" w:rsidRDefault="003C40BB">
      <w:pPr>
        <w:rPr>
          <w:rFonts w:cs="Iskoola Pota"/>
          <w:sz w:val="26"/>
          <w:szCs w:val="26"/>
          <w:lang w:bidi="si-LK"/>
        </w:rPr>
      </w:pPr>
      <w:r>
        <w:rPr>
          <w:rFonts w:cs="Iskoola Pota"/>
          <w:sz w:val="26"/>
          <w:szCs w:val="26"/>
          <w:lang w:bidi="si-LK"/>
        </w:rPr>
        <w:br w:type="page"/>
      </w:r>
    </w:p>
    <w:p w14:paraId="07911416" w14:textId="7C37A674" w:rsidR="009C5D68" w:rsidRDefault="009C5D68" w:rsidP="007B071D">
      <w:pPr>
        <w:rPr>
          <w:rFonts w:cs="Iskoola Pota"/>
          <w:sz w:val="26"/>
          <w:szCs w:val="26"/>
          <w:lang w:bidi="si-LK"/>
        </w:rPr>
      </w:pPr>
      <w:r>
        <w:rPr>
          <w:noProof/>
          <w:sz w:val="26"/>
          <w:szCs w:val="26"/>
          <w:lang w:bidi="si-LK"/>
        </w:rPr>
        <w:lastRenderedPageBreak/>
        <mc:AlternateContent>
          <mc:Choice Requires="wps">
            <w:drawing>
              <wp:anchor distT="0" distB="0" distL="114300" distR="114300" simplePos="0" relativeHeight="251658265" behindDoc="0" locked="0" layoutInCell="1" allowOverlap="1" wp14:anchorId="7DF9B330" wp14:editId="6F5C2CCC">
                <wp:simplePos x="0" y="0"/>
                <wp:positionH relativeFrom="column">
                  <wp:posOffset>0</wp:posOffset>
                </wp:positionH>
                <wp:positionV relativeFrom="paragraph">
                  <wp:posOffset>-635</wp:posOffset>
                </wp:positionV>
                <wp:extent cx="5901055" cy="8252460"/>
                <wp:effectExtent l="0" t="0" r="23495" b="15240"/>
                <wp:wrapNone/>
                <wp:docPr id="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252460"/>
                        </a:xfrm>
                        <a:prstGeom prst="rect">
                          <a:avLst/>
                        </a:prstGeom>
                        <a:solidFill>
                          <a:srgbClr val="FFFFFF"/>
                        </a:solidFill>
                        <a:ln w="9525">
                          <a:solidFill>
                            <a:schemeClr val="tx2">
                              <a:lumMod val="60000"/>
                              <a:lumOff val="40000"/>
                            </a:schemeClr>
                          </a:solidFill>
                          <a:miter lim="800000"/>
                          <a:headEnd/>
                          <a:tailEnd/>
                        </a:ln>
                      </wps:spPr>
                      <wps:txbx>
                        <w:txbxContent>
                          <w:p w14:paraId="328D9270" w14:textId="2A5EAF12" w:rsidR="009C5D68" w:rsidRPr="001A3202" w:rsidRDefault="00C53818" w:rsidP="009C5D68">
                            <w:pPr>
                              <w:pStyle w:val="ListParagraph"/>
                              <w:numPr>
                                <w:ilvl w:val="0"/>
                                <w:numId w:val="26"/>
                              </w:numPr>
                              <w:rPr>
                                <w:rStyle w:val="normaltextrun"/>
                              </w:rPr>
                            </w:pPr>
                            <w:r w:rsidRPr="00C53818">
                              <w:t xml:space="preserve">With having the purpose of performance analysis and personalized assessment methodology prediction, another component will be implemented. Based on the results, producing from the above two components, this will predict the best-suited assessment methodology for the student.  Along with that main objective, also it will perform a full analysis of the student while allowing users to get insights into the student by a given analysis report. </w:t>
                            </w:r>
                            <w:proofErr w:type="gramStart"/>
                            <w:r w:rsidRPr="00C53818">
                              <w:t>In order to</w:t>
                            </w:r>
                            <w:proofErr w:type="gramEnd"/>
                            <w:r w:rsidRPr="00C53818">
                              <w:t xml:space="preserve"> cater to this requirement, this component will track how much time, the student is exposed to that course content and assess the student with relevant course content continuously</w:t>
                            </w:r>
                            <w:r w:rsidR="009E3392">
                              <w:rPr>
                                <w:rStyle w:val="normaltextrun"/>
                                <w:rFonts w:ascii="Calibri" w:hAnsi="Calibri" w:cs="Calibri"/>
                                <w:color w:val="000000"/>
                                <w:shd w:val="clear" w:color="auto" w:fill="FFFFFF"/>
                              </w:rPr>
                              <w:t>.</w:t>
                            </w:r>
                          </w:p>
                          <w:p w14:paraId="2A653807" w14:textId="34E89B3E" w:rsidR="001A3202" w:rsidRDefault="00596411" w:rsidP="009C5D68">
                            <w:pPr>
                              <w:pStyle w:val="ListParagraph"/>
                              <w:numPr>
                                <w:ilvl w:val="0"/>
                                <w:numId w:val="26"/>
                              </w:numPr>
                            </w:pPr>
                            <w:r w:rsidRPr="00596411">
                              <w:t xml:space="preserve">Another separate module will be used in identifying and recommending best-suited learning materials to the students using a systematic way. This is the component that makes computer-guided learning a reality by adding out-of-the-box features into it. This component contains two main components and an optional component. One sub-component will interact will </w:t>
                            </w:r>
                            <w:proofErr w:type="gramStart"/>
                            <w:r w:rsidRPr="00596411">
                              <w:t>all of</w:t>
                            </w:r>
                            <w:proofErr w:type="gramEnd"/>
                            <w:r w:rsidRPr="00596411">
                              <w:t xml:space="preserve"> the above-mentioned components and the background data of the students. This sub-module evaluates and analyzes the results provided by the above components and will propose a matric that aligns with the best-suited learning plan for the student. Another sub-component of this component will dive into the publicly available learning resources and, it will classify these online resources according to their quality, type, ratings, etc. This way it will identify the best learning materials available over the internet for different subject scopes. Finally, an intermediate sub-component will combine these components (Material analysis component and learning pattern prediction component), and then it will choose and recommend the most suitable learning materials for the student by analyzing learning material classes and personalized learning plans. The optional module will be used on occasions when there is an interference of a tutor. In that case, the tutor can explicitly decide the subject scope and this module will predict the subject scope based on the syllabus and references provided by the tutor</w:t>
                            </w:r>
                            <w:r w:rsidR="00FE6DB9">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F9B330" id="_x0000_s1038" type="#_x0000_t202" style="position:absolute;margin-left:0;margin-top:-.05pt;width:464.65pt;height:649.8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" strokecolor="#548dd4 [1951]">
                <v:textbox>
                  <w:txbxContent>
                    <w:p w14:paraId="328D9270" w14:textId="2A5EAF12" w:rsidR="009C5D68" w:rsidRPr="001A3202" w:rsidRDefault="00C53818" w:rsidP="009C5D68">
                      <w:pPr>
                        <w:pStyle w:val="ListParagraph"/>
                        <w:numPr>
                          <w:ilvl w:val="0"/>
                          <w:numId w:val="26"/>
                        </w:numPr>
                        <w:rPr>
                          <w:rStyle w:val="normaltextrun"/>
                        </w:rPr>
                      </w:pPr>
                      <w:r w:rsidRPr="00C53818">
                        <w:t xml:space="preserve">With having the purpose of performance analysis and personalized assessment methodology prediction, another component will be implemented. Based on the results, producing from the above two components, this will predict the best-suited assessment methodology for the student.  Along with that main objective, also it will perform a full analysis of the student while allowing users to get insights into the student by a given analysis report. </w:t>
                      </w:r>
                      <w:proofErr w:type="gramStart"/>
                      <w:r w:rsidRPr="00C53818">
                        <w:t>In order to</w:t>
                      </w:r>
                      <w:proofErr w:type="gramEnd"/>
                      <w:r w:rsidRPr="00C53818">
                        <w:t xml:space="preserve"> cater to this requirement, this component will track how much time, the student is exposed to that course content and assess the student with relevant course content continuously</w:t>
                      </w:r>
                      <w:r w:rsidR="009E3392">
                        <w:rPr>
                          <w:rStyle w:val="normaltextrun"/>
                          <w:rFonts w:ascii="Calibri" w:hAnsi="Calibri" w:cs="Calibri"/>
                          <w:color w:val="000000"/>
                          <w:shd w:val="clear" w:color="auto" w:fill="FFFFFF"/>
                        </w:rPr>
                        <w:t>.</w:t>
                      </w:r>
                    </w:p>
                    <w:p w14:paraId="2A653807" w14:textId="34E89B3E" w:rsidR="001A3202" w:rsidRDefault="00596411" w:rsidP="009C5D68">
                      <w:pPr>
                        <w:pStyle w:val="ListParagraph"/>
                        <w:numPr>
                          <w:ilvl w:val="0"/>
                          <w:numId w:val="26"/>
                        </w:numPr>
                      </w:pPr>
                      <w:r w:rsidRPr="00596411">
                        <w:t xml:space="preserve">Another separate module will be used in identifying and recommending best-suited learning materials to the students using a systematic way. This is the component that makes computer-guided learning a reality by adding out-of-the-box features into it. This component contains two main components and an optional component. One sub-component will interact will </w:t>
                      </w:r>
                      <w:proofErr w:type="gramStart"/>
                      <w:r w:rsidRPr="00596411">
                        <w:t>all of</w:t>
                      </w:r>
                      <w:proofErr w:type="gramEnd"/>
                      <w:r w:rsidRPr="00596411">
                        <w:t xml:space="preserve"> the above-mentioned components and the background data of the students. This sub-module evaluates and analyzes the results provided by the above components and will propose a matric that aligns with the best-suited learning plan for the student. Another sub-component of this component will dive into the publicly available learning resources and, it will classify these online resources according to their quality, type, ratings, etc. This way it will identify the best learning materials available over the internet for different subject scopes. Finally, an intermediate sub-component will combine these components (Material analysis component and learning pattern prediction component), and then it will choose and recommend the most suitable learning materials for the student by analyzing learning material classes and personalized learning plans. The optional module will be used on occasions when there is an interference of a tutor. In that case, the tutor can explicitly decide the subject scope and this module will predict the subject scope based on the syllabus and references provided by the tutor</w:t>
                      </w:r>
                      <w:r w:rsidR="00FE6DB9">
                        <w:t>.</w:t>
                      </w:r>
                    </w:p>
                  </w:txbxContent>
                </v:textbox>
              </v:shape>
            </w:pict>
          </mc:Fallback>
        </mc:AlternateContent>
      </w:r>
    </w:p>
    <w:p w14:paraId="49441AF4" w14:textId="77777777" w:rsidR="009C5D68" w:rsidRDefault="009C5D68" w:rsidP="007B071D">
      <w:pPr>
        <w:rPr>
          <w:rFonts w:cs="Iskoola Pota"/>
          <w:sz w:val="26"/>
          <w:szCs w:val="26"/>
          <w:lang w:bidi="si-LK"/>
        </w:rPr>
      </w:pPr>
    </w:p>
    <w:p w14:paraId="06EEDB8C" w14:textId="77777777" w:rsidR="009C5D68" w:rsidRDefault="009C5D68" w:rsidP="007B071D">
      <w:pPr>
        <w:rPr>
          <w:rFonts w:cs="Iskoola Pota"/>
          <w:sz w:val="26"/>
          <w:szCs w:val="26"/>
          <w:lang w:bidi="si-LK"/>
        </w:rPr>
      </w:pPr>
    </w:p>
    <w:p w14:paraId="24855C5D" w14:textId="77777777" w:rsidR="009C5D68" w:rsidRDefault="009C5D68" w:rsidP="007B071D">
      <w:pPr>
        <w:rPr>
          <w:rFonts w:cs="Iskoola Pota"/>
          <w:sz w:val="26"/>
          <w:szCs w:val="26"/>
          <w:lang w:bidi="si-LK"/>
        </w:rPr>
      </w:pPr>
    </w:p>
    <w:p w14:paraId="319C60B7" w14:textId="77777777" w:rsidR="009C5D68" w:rsidRDefault="009C5D68" w:rsidP="007B071D">
      <w:pPr>
        <w:rPr>
          <w:rFonts w:cs="Iskoola Pota"/>
          <w:sz w:val="26"/>
          <w:szCs w:val="26"/>
          <w:lang w:bidi="si-LK"/>
        </w:rPr>
      </w:pPr>
    </w:p>
    <w:p w14:paraId="7714087F" w14:textId="77777777" w:rsidR="009C5D68" w:rsidRDefault="009C5D68" w:rsidP="007B071D">
      <w:pPr>
        <w:rPr>
          <w:rFonts w:cs="Iskoola Pota"/>
          <w:sz w:val="26"/>
          <w:szCs w:val="26"/>
          <w:lang w:bidi="si-LK"/>
        </w:rPr>
      </w:pPr>
    </w:p>
    <w:p w14:paraId="763BDA9C" w14:textId="77777777" w:rsidR="009C5D68" w:rsidRDefault="009C5D68" w:rsidP="007B071D">
      <w:pPr>
        <w:rPr>
          <w:rFonts w:cs="Iskoola Pota"/>
          <w:sz w:val="26"/>
          <w:szCs w:val="26"/>
          <w:lang w:bidi="si-LK"/>
        </w:rPr>
      </w:pPr>
    </w:p>
    <w:p w14:paraId="07B25744" w14:textId="77777777" w:rsidR="009C5D68" w:rsidRDefault="009C5D68" w:rsidP="007B071D">
      <w:pPr>
        <w:rPr>
          <w:rFonts w:cs="Iskoola Pota"/>
          <w:sz w:val="26"/>
          <w:szCs w:val="26"/>
          <w:lang w:bidi="si-LK"/>
        </w:rPr>
      </w:pPr>
    </w:p>
    <w:p w14:paraId="793B39D3" w14:textId="77777777" w:rsidR="009C5D68" w:rsidRDefault="009C5D68" w:rsidP="007B071D">
      <w:pPr>
        <w:rPr>
          <w:rFonts w:cs="Iskoola Pota"/>
          <w:sz w:val="26"/>
          <w:szCs w:val="26"/>
          <w:lang w:bidi="si-LK"/>
        </w:rPr>
      </w:pPr>
    </w:p>
    <w:p w14:paraId="0824190D" w14:textId="77777777" w:rsidR="009C5D68" w:rsidRDefault="009C5D68" w:rsidP="007B071D">
      <w:pPr>
        <w:rPr>
          <w:rFonts w:cs="Iskoola Pota"/>
          <w:sz w:val="26"/>
          <w:szCs w:val="26"/>
          <w:lang w:bidi="si-LK"/>
        </w:rPr>
      </w:pPr>
    </w:p>
    <w:p w14:paraId="503E8986" w14:textId="77777777" w:rsidR="009C5D68" w:rsidRDefault="009C5D68" w:rsidP="007B071D">
      <w:pPr>
        <w:rPr>
          <w:rFonts w:cs="Iskoola Pota"/>
          <w:sz w:val="26"/>
          <w:szCs w:val="26"/>
          <w:lang w:bidi="si-LK"/>
        </w:rPr>
      </w:pPr>
    </w:p>
    <w:p w14:paraId="3CA9C6FD" w14:textId="77777777" w:rsidR="009C5D68" w:rsidRDefault="009C5D68" w:rsidP="007B071D">
      <w:pPr>
        <w:rPr>
          <w:rFonts w:cs="Iskoola Pota"/>
          <w:sz w:val="26"/>
          <w:szCs w:val="26"/>
          <w:lang w:bidi="si-LK"/>
        </w:rPr>
      </w:pPr>
    </w:p>
    <w:p w14:paraId="37F5A533" w14:textId="77777777" w:rsidR="009C5D68" w:rsidRDefault="009C5D68" w:rsidP="007B071D">
      <w:pPr>
        <w:rPr>
          <w:rFonts w:cs="Iskoola Pota"/>
          <w:sz w:val="26"/>
          <w:szCs w:val="26"/>
          <w:lang w:bidi="si-LK"/>
        </w:rPr>
      </w:pPr>
    </w:p>
    <w:p w14:paraId="5FD3D322" w14:textId="77777777" w:rsidR="009C5D68" w:rsidRDefault="009C5D68" w:rsidP="007B071D">
      <w:pPr>
        <w:rPr>
          <w:rFonts w:cs="Iskoola Pota"/>
          <w:sz w:val="26"/>
          <w:szCs w:val="26"/>
          <w:lang w:bidi="si-LK"/>
        </w:rPr>
      </w:pPr>
    </w:p>
    <w:p w14:paraId="28AAF251" w14:textId="77777777" w:rsidR="009C5D68" w:rsidRDefault="009C5D68" w:rsidP="007B071D">
      <w:pPr>
        <w:rPr>
          <w:rFonts w:cs="Iskoola Pota"/>
          <w:sz w:val="26"/>
          <w:szCs w:val="26"/>
          <w:lang w:bidi="si-LK"/>
        </w:rPr>
      </w:pPr>
    </w:p>
    <w:p w14:paraId="58F9F49E" w14:textId="77777777" w:rsidR="009C5D68" w:rsidRDefault="009C5D68" w:rsidP="007B071D">
      <w:pPr>
        <w:rPr>
          <w:rFonts w:cs="Iskoola Pota"/>
          <w:sz w:val="26"/>
          <w:szCs w:val="26"/>
          <w:lang w:bidi="si-LK"/>
        </w:rPr>
      </w:pPr>
    </w:p>
    <w:p w14:paraId="54CF5493" w14:textId="77777777" w:rsidR="009C5D68" w:rsidRDefault="009C5D68" w:rsidP="007B071D">
      <w:pPr>
        <w:rPr>
          <w:rFonts w:cs="Iskoola Pota"/>
          <w:sz w:val="26"/>
          <w:szCs w:val="26"/>
          <w:lang w:bidi="si-LK"/>
        </w:rPr>
      </w:pPr>
    </w:p>
    <w:p w14:paraId="76A75C32" w14:textId="77777777" w:rsidR="009C5D68" w:rsidRDefault="009C5D68" w:rsidP="007B071D">
      <w:pPr>
        <w:rPr>
          <w:rFonts w:cs="Iskoola Pota"/>
          <w:sz w:val="26"/>
          <w:szCs w:val="26"/>
          <w:lang w:bidi="si-LK"/>
        </w:rPr>
      </w:pPr>
    </w:p>
    <w:p w14:paraId="55694E5D" w14:textId="77777777" w:rsidR="009C5D68" w:rsidRDefault="009C5D68" w:rsidP="007B071D">
      <w:pPr>
        <w:rPr>
          <w:rFonts w:cs="Iskoola Pota"/>
          <w:sz w:val="26"/>
          <w:szCs w:val="26"/>
          <w:lang w:bidi="si-LK"/>
        </w:rPr>
      </w:pPr>
    </w:p>
    <w:p w14:paraId="70A35025" w14:textId="77777777" w:rsidR="009C5D68" w:rsidRDefault="009C5D68" w:rsidP="007B071D">
      <w:pPr>
        <w:rPr>
          <w:rFonts w:cs="Iskoola Pota"/>
          <w:sz w:val="26"/>
          <w:szCs w:val="26"/>
          <w:lang w:bidi="si-LK"/>
        </w:rPr>
      </w:pPr>
    </w:p>
    <w:p w14:paraId="611919EE" w14:textId="77777777" w:rsidR="009C5D68" w:rsidRDefault="009C5D68" w:rsidP="007B071D">
      <w:pPr>
        <w:rPr>
          <w:rFonts w:cs="Iskoola Pota"/>
          <w:sz w:val="26"/>
          <w:szCs w:val="26"/>
          <w:lang w:bidi="si-LK"/>
        </w:rPr>
      </w:pPr>
    </w:p>
    <w:p w14:paraId="1BDB80BD" w14:textId="77777777" w:rsidR="009C5D68" w:rsidRDefault="009C5D68" w:rsidP="007B071D">
      <w:pPr>
        <w:rPr>
          <w:rFonts w:cs="Iskoola Pota"/>
          <w:sz w:val="26"/>
          <w:szCs w:val="26"/>
          <w:lang w:bidi="si-LK"/>
        </w:rPr>
      </w:pPr>
    </w:p>
    <w:p w14:paraId="0129EB0C" w14:textId="77777777" w:rsidR="009C5D68" w:rsidRDefault="009C5D68" w:rsidP="007B071D">
      <w:pPr>
        <w:rPr>
          <w:rFonts w:cs="Iskoola Pota"/>
          <w:sz w:val="26"/>
          <w:szCs w:val="26"/>
          <w:lang w:bidi="si-LK"/>
        </w:rPr>
      </w:pPr>
    </w:p>
    <w:p w14:paraId="49AA92C8" w14:textId="77777777" w:rsidR="009C5D68" w:rsidRDefault="009C5D68" w:rsidP="007B071D">
      <w:pPr>
        <w:rPr>
          <w:rFonts w:cs="Iskoola Pota"/>
          <w:sz w:val="26"/>
          <w:szCs w:val="26"/>
          <w:lang w:bidi="si-LK"/>
        </w:rPr>
      </w:pPr>
    </w:p>
    <w:p w14:paraId="2244FA06" w14:textId="402AEBF3" w:rsidR="001251E9" w:rsidRDefault="007B071D" w:rsidP="007B071D">
      <w:pPr>
        <w:rPr>
          <w:rFonts w:cs="Iskoola Pota"/>
          <w:sz w:val="26"/>
          <w:szCs w:val="26"/>
          <w:lang w:bidi="si-LK"/>
        </w:rPr>
      </w:pPr>
      <w:r w:rsidRPr="001D4161">
        <w:rPr>
          <w:rFonts w:cs="Iskoola Pota"/>
          <w:sz w:val="26"/>
          <w:szCs w:val="26"/>
          <w:lang w:bidi="si-LK"/>
        </w:rPr>
        <w:lastRenderedPageBreak/>
        <w:t>System</w:t>
      </w:r>
      <w:r w:rsidR="00040D36" w:rsidRPr="001D4161">
        <w:rPr>
          <w:rFonts w:cs="Iskoola Pota"/>
          <w:sz w:val="26"/>
          <w:szCs w:val="26"/>
          <w:lang w:bidi="si-LK"/>
        </w:rPr>
        <w:t xml:space="preserve"> Overview</w:t>
      </w:r>
      <w:r w:rsidRPr="001D4161">
        <w:rPr>
          <w:rFonts w:cs="Iskoola Pota"/>
          <w:sz w:val="26"/>
          <w:szCs w:val="26"/>
          <w:lang w:bidi="si-LK"/>
        </w:rPr>
        <w:t xml:space="preserve"> Diagram </w:t>
      </w:r>
      <w:r w:rsidR="003635F0" w:rsidRPr="001D4161">
        <w:rPr>
          <w:rFonts w:cs="Iskoola Pota"/>
          <w:sz w:val="26"/>
          <w:szCs w:val="26"/>
          <w:lang w:bidi="si-LK"/>
        </w:rPr>
        <w:t>for the solution proposed</w:t>
      </w:r>
      <w:r w:rsidR="00BD34E4">
        <w:rPr>
          <w:rFonts w:cs="Iskoola Pota"/>
          <w:sz w:val="26"/>
          <w:szCs w:val="26"/>
          <w:lang w:bidi="si-LK"/>
        </w:rPr>
        <w:t xml:space="preserve">. Recommended to draw using </w:t>
      </w:r>
      <w:hyperlink r:id="rId13" w:history="1">
        <w:r w:rsidR="00BD34E4" w:rsidRPr="00BD34E4">
          <w:rPr>
            <w:rStyle w:val="Hyperlink"/>
            <w:rFonts w:cs="Iskoola Pota"/>
            <w:sz w:val="26"/>
            <w:szCs w:val="26"/>
            <w:lang w:bidi="si-LK"/>
          </w:rPr>
          <w:t>draw.io.</w:t>
        </w:r>
      </w:hyperlink>
      <w:r w:rsidR="00BD34E4">
        <w:rPr>
          <w:rFonts w:cs="Iskoola Pota"/>
          <w:sz w:val="26"/>
          <w:szCs w:val="26"/>
          <w:lang w:bidi="si-LK"/>
        </w:rPr>
        <w:t xml:space="preserve"> </w:t>
      </w:r>
      <w:r w:rsidR="00BD34E4" w:rsidRPr="00BD34E4">
        <w:rPr>
          <w:rFonts w:cs="Iskoola Pota"/>
          <w:sz w:val="26"/>
          <w:szCs w:val="26"/>
          <w:lang w:bidi="si-LK"/>
        </w:rPr>
        <w:t>Note: This is not an activity/flow (UML) diagram</w:t>
      </w:r>
    </w:p>
    <w:p w14:paraId="3139D3F2" w14:textId="5633098B" w:rsidR="00BD34E4" w:rsidRPr="00BD34E4" w:rsidRDefault="00BD34E4" w:rsidP="00BD34E4">
      <w:pPr>
        <w:pStyle w:val="ListParagraph"/>
        <w:numPr>
          <w:ilvl w:val="0"/>
          <w:numId w:val="4"/>
        </w:numPr>
        <w:rPr>
          <w:rFonts w:cs="Iskoola Pota"/>
          <w:b/>
          <w:bCs/>
          <w:sz w:val="18"/>
          <w:szCs w:val="18"/>
          <w:u w:val="single"/>
          <w:lang w:bidi="si-LK"/>
        </w:rPr>
      </w:pPr>
      <w:proofErr w:type="gramStart"/>
      <w:r w:rsidRPr="00BD34E4">
        <w:rPr>
          <w:rFonts w:cs="Iskoola Pota"/>
          <w:b/>
          <w:bCs/>
          <w:sz w:val="18"/>
          <w:szCs w:val="18"/>
          <w:u w:val="single"/>
          <w:lang w:bidi="si-LK"/>
        </w:rPr>
        <w:t>Man</w:t>
      </w:r>
      <w:proofErr w:type="gramEnd"/>
      <w:r w:rsidR="00501045">
        <w:rPr>
          <w:rFonts w:cs="Iskoola Pota"/>
          <w:b/>
          <w:bCs/>
          <w:sz w:val="18"/>
          <w:szCs w:val="18"/>
          <w:u w:val="single"/>
          <w:lang w:bidi="si-LK"/>
        </w:rPr>
        <w:t xml:space="preserve"> </w:t>
      </w:r>
      <w:r w:rsidRPr="00BD34E4">
        <w:rPr>
          <w:rFonts w:cs="Iskoola Pota"/>
          <w:b/>
          <w:bCs/>
          <w:sz w:val="18"/>
          <w:szCs w:val="18"/>
          <w:u w:val="single"/>
          <w:lang w:bidi="si-LK"/>
        </w:rPr>
        <w:t>components</w:t>
      </w:r>
      <w:r>
        <w:rPr>
          <w:rFonts w:cs="Iskoola Pota"/>
          <w:b/>
          <w:bCs/>
          <w:sz w:val="18"/>
          <w:szCs w:val="18"/>
          <w:u w:val="single"/>
          <w:lang w:bidi="si-LK"/>
        </w:rPr>
        <w:t xml:space="preserve"> including the data sources</w:t>
      </w:r>
      <w:r w:rsidR="00501045">
        <w:rPr>
          <w:rFonts w:cs="Iskoola Pota"/>
          <w:b/>
          <w:bCs/>
          <w:sz w:val="18"/>
          <w:szCs w:val="18"/>
          <w:u w:val="single"/>
          <w:lang w:bidi="si-LK"/>
        </w:rPr>
        <w:t>, stakeholders, interaction among the stakeholders, etc.</w:t>
      </w:r>
    </w:p>
    <w:p w14:paraId="778830ED" w14:textId="77777777" w:rsidR="00BD34E4" w:rsidRDefault="00BD34E4" w:rsidP="00BD34E4">
      <w:pPr>
        <w:pStyle w:val="ListParagraph"/>
        <w:numPr>
          <w:ilvl w:val="0"/>
          <w:numId w:val="4"/>
        </w:numPr>
        <w:rPr>
          <w:rFonts w:cs="Iskoola Pota"/>
          <w:b/>
          <w:bCs/>
          <w:sz w:val="18"/>
          <w:szCs w:val="18"/>
          <w:u w:val="single"/>
          <w:lang w:bidi="si-LK"/>
        </w:rPr>
      </w:pPr>
      <w:r w:rsidRPr="00BD34E4">
        <w:rPr>
          <w:rFonts w:cs="Iskoola Pota"/>
          <w:b/>
          <w:bCs/>
          <w:sz w:val="18"/>
          <w:szCs w:val="18"/>
          <w:u w:val="single"/>
          <w:lang w:bidi="si-LK"/>
        </w:rPr>
        <w:t>Interconnection among the components</w:t>
      </w:r>
    </w:p>
    <w:p w14:paraId="4BC23D5D" w14:textId="24C74482" w:rsidR="00BD34E4" w:rsidRPr="00BD34E4" w:rsidRDefault="00BD34E4" w:rsidP="00BD34E4">
      <w:pPr>
        <w:pStyle w:val="ListParagraph"/>
        <w:numPr>
          <w:ilvl w:val="0"/>
          <w:numId w:val="4"/>
        </w:numPr>
        <w:rPr>
          <w:rFonts w:cs="Iskoola Pota"/>
          <w:b/>
          <w:bCs/>
          <w:sz w:val="18"/>
          <w:szCs w:val="18"/>
          <w:u w:val="single"/>
          <w:lang w:bidi="si-LK"/>
        </w:rPr>
      </w:pPr>
      <w:r w:rsidRPr="00BD34E4">
        <w:rPr>
          <w:rFonts w:cs="Iskoola Pota"/>
          <w:b/>
          <w:bCs/>
          <w:sz w:val="18"/>
          <w:szCs w:val="18"/>
          <w:u w:val="single"/>
          <w:lang w:bidi="si-LK"/>
        </w:rPr>
        <w:t>Major SW and HW components</w:t>
      </w:r>
    </w:p>
    <w:p w14:paraId="225516C2" w14:textId="7C387787" w:rsidR="00966FF0" w:rsidRPr="00966FF0" w:rsidRDefault="00966FF0" w:rsidP="00966FF0">
      <w:pPr>
        <w:rPr>
          <w:rFonts w:cs="Iskoola Pota"/>
          <w:b/>
          <w:bCs/>
          <w:sz w:val="18"/>
          <w:szCs w:val="18"/>
          <w:u w:val="single"/>
          <w:lang w:bidi="si-LK"/>
        </w:rPr>
      </w:pPr>
      <w:r>
        <w:rPr>
          <w:rFonts w:cs="Iskoola Pota"/>
          <w:b/>
          <w:bCs/>
          <w:sz w:val="18"/>
          <w:szCs w:val="18"/>
          <w:u w:val="single"/>
          <w:lang w:bidi="si-LK"/>
        </w:rPr>
        <w:t xml:space="preserve">High Res Image : </w:t>
      </w:r>
      <w:hyperlink r:id="rId14" w:history="1">
        <w:r w:rsidR="000A7538" w:rsidRPr="000A7538">
          <w:rPr>
            <w:rStyle w:val="Hyperlink"/>
            <w:rFonts w:cs="Iskoola Pota"/>
            <w:b/>
            <w:bCs/>
            <w:sz w:val="18"/>
            <w:szCs w:val="18"/>
            <w:lang w:bidi="si-LK"/>
          </w:rPr>
          <w:t>https://mysliit-my.sharepoint.com/:i:/g/personal/it19188546_my_sliit_lk/EUL7MtZPIhdKlFlwqY_0sugB81Rlt9ziUZ7frMqTM7LNCQ?e=UJ32Io</w:t>
        </w:r>
      </w:hyperlink>
    </w:p>
    <w:p w14:paraId="3F46C01E" w14:textId="4BC3D14A" w:rsidR="007B071D" w:rsidRPr="00D156C8" w:rsidRDefault="00966FF0" w:rsidP="007B071D">
      <w:pPr>
        <w:rPr>
          <w:rFonts w:cs="Iskoola Pota"/>
          <w:sz w:val="26"/>
          <w:szCs w:val="26"/>
          <w:lang w:bidi="si-LK"/>
        </w:rPr>
      </w:pPr>
      <w:r w:rsidRPr="00BD34E4">
        <w:rPr>
          <w:noProof/>
          <w:sz w:val="14"/>
          <w:szCs w:val="14"/>
          <w:lang w:bidi="si-LK"/>
        </w:rPr>
        <mc:AlternateContent>
          <mc:Choice Requires="wps">
            <w:drawing>
              <wp:anchor distT="0" distB="0" distL="114300" distR="114300" simplePos="0" relativeHeight="251658248" behindDoc="0" locked="0" layoutInCell="1" allowOverlap="1" wp14:anchorId="0C44C37A" wp14:editId="63633B18">
                <wp:simplePos x="0" y="0"/>
                <wp:positionH relativeFrom="column">
                  <wp:posOffset>-34868</wp:posOffset>
                </wp:positionH>
                <wp:positionV relativeFrom="paragraph">
                  <wp:posOffset>300932</wp:posOffset>
                </wp:positionV>
                <wp:extent cx="5901055" cy="6511636"/>
                <wp:effectExtent l="0" t="0" r="23495" b="2286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6511636"/>
                        </a:xfrm>
                        <a:prstGeom prst="rect">
                          <a:avLst/>
                        </a:prstGeom>
                        <a:solidFill>
                          <a:srgbClr val="FFFFFF"/>
                        </a:solidFill>
                        <a:ln w="9525">
                          <a:solidFill>
                            <a:schemeClr val="tx2">
                              <a:lumMod val="60000"/>
                              <a:lumOff val="40000"/>
                            </a:schemeClr>
                          </a:solidFill>
                          <a:miter lim="800000"/>
                          <a:headEnd/>
                          <a:tailEnd/>
                        </a:ln>
                      </wps:spPr>
                      <wps:txbx>
                        <w:txbxContent>
                          <w:p w14:paraId="76337D37" w14:textId="37127381" w:rsidR="0061478C" w:rsidRDefault="005A07F3" w:rsidP="007B071D">
                            <w:pPr>
                              <w:rPr>
                                <w:noProof/>
                              </w:rPr>
                            </w:pPr>
                            <w:r>
                              <w:rPr>
                                <w:noProof/>
                              </w:rPr>
                              <w:t xml:space="preserve"> </w:t>
                            </w:r>
                            <w:r w:rsidR="00F05034">
                              <w:rPr>
                                <w:noProof/>
                              </w:rPr>
                              <w:drawing>
                                <wp:inline distT="0" distB="0" distL="0" distR="0" wp14:anchorId="46A071DB" wp14:editId="38F43170">
                                  <wp:extent cx="5709285" cy="4090035"/>
                                  <wp:effectExtent l="0" t="0" r="5715"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09285" cy="4090035"/>
                                          </a:xfrm>
                                          <a:prstGeom prst="rect">
                                            <a:avLst/>
                                          </a:prstGeom>
                                        </pic:spPr>
                                      </pic:pic>
                                    </a:graphicData>
                                  </a:graphic>
                                </wp:inline>
                              </w:drawing>
                            </w:r>
                          </w:p>
                          <w:p w14:paraId="38EEF863" w14:textId="7443DEC9" w:rsidR="007B071D" w:rsidRDefault="00966FF0" w:rsidP="00966FF0">
                            <w:pPr>
                              <w:pStyle w:val="NoSpacing"/>
                            </w:pPr>
                            <w:r>
                              <w:rPr>
                                <w:noProof/>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44C37A" id="Text Box 5" o:spid="_x0000_s1039" type="#_x0000_t202" style="position:absolute;margin-left:-2.75pt;margin-top:23.7pt;width:464.65pt;height:512.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" strokecolor="#548dd4 [1951]">
                <v:textbox>
                  <w:txbxContent>
                    <w:p w14:paraId="76337D37" w14:textId="37127381" w:rsidR="0061478C" w:rsidRDefault="005A07F3" w:rsidP="007B071D">
                      <w:pPr>
                        <w:rPr>
                          <w:noProof/>
                        </w:rPr>
                      </w:pPr>
                      <w:r>
                        <w:rPr>
                          <w:noProof/>
                        </w:rPr>
                        <w:t xml:space="preserve"> </w:t>
                      </w:r>
                      <w:r w:rsidR="00F05034">
                        <w:rPr>
                          <w:noProof/>
                        </w:rPr>
                        <w:drawing>
                          <wp:inline distT="0" distB="0" distL="0" distR="0" wp14:anchorId="46A071DB" wp14:editId="38F43170">
                            <wp:extent cx="5709285" cy="4090035"/>
                            <wp:effectExtent l="0" t="0" r="5715"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09285" cy="4090035"/>
                                    </a:xfrm>
                                    <a:prstGeom prst="rect">
                                      <a:avLst/>
                                    </a:prstGeom>
                                  </pic:spPr>
                                </pic:pic>
                              </a:graphicData>
                            </a:graphic>
                          </wp:inline>
                        </w:drawing>
                      </w:r>
                    </w:p>
                    <w:p w14:paraId="38EEF863" w14:textId="7443DEC9" w:rsidR="007B071D" w:rsidRDefault="00966FF0" w:rsidP="00966FF0">
                      <w:pPr>
                        <w:pStyle w:val="NoSpacing"/>
                      </w:pPr>
                      <w:r>
                        <w:rPr>
                          <w:noProof/>
                        </w:rPr>
                        <w:t xml:space="preserve"> </w:t>
                      </w:r>
                    </w:p>
                  </w:txbxContent>
                </v:textbox>
              </v:shape>
            </w:pict>
          </mc:Fallback>
        </mc:AlternateContent>
      </w:r>
    </w:p>
    <w:p w14:paraId="1845191D" w14:textId="4097FC8C" w:rsidR="007B071D" w:rsidRPr="00D156C8" w:rsidRDefault="007B071D" w:rsidP="007B071D">
      <w:pPr>
        <w:rPr>
          <w:rFonts w:cs="Iskoola Pota"/>
          <w:sz w:val="26"/>
          <w:szCs w:val="26"/>
          <w:lang w:bidi="si-LK"/>
        </w:rPr>
      </w:pPr>
    </w:p>
    <w:p w14:paraId="2DE13BB0" w14:textId="40D924D7" w:rsidR="007B071D" w:rsidRPr="00D156C8" w:rsidRDefault="007B071D" w:rsidP="007B071D">
      <w:pPr>
        <w:rPr>
          <w:rFonts w:cs="Iskoola Pota"/>
          <w:sz w:val="26"/>
          <w:szCs w:val="26"/>
          <w:lang w:bidi="si-LK"/>
        </w:rPr>
      </w:pPr>
    </w:p>
    <w:p w14:paraId="34BB93B9" w14:textId="490FBCB2" w:rsidR="007B071D" w:rsidRPr="00D156C8" w:rsidRDefault="007B071D" w:rsidP="007B071D">
      <w:pPr>
        <w:rPr>
          <w:rFonts w:cs="Iskoola Pota"/>
          <w:sz w:val="26"/>
          <w:szCs w:val="26"/>
          <w:lang w:bidi="si-LK"/>
        </w:rPr>
      </w:pPr>
    </w:p>
    <w:p w14:paraId="1B1EF04F" w14:textId="17FFA584" w:rsidR="007B071D" w:rsidRPr="00D156C8" w:rsidRDefault="007B071D" w:rsidP="007B071D">
      <w:pPr>
        <w:rPr>
          <w:rFonts w:cs="Iskoola Pota"/>
          <w:sz w:val="26"/>
          <w:szCs w:val="26"/>
          <w:lang w:bidi="si-LK"/>
        </w:rPr>
      </w:pPr>
    </w:p>
    <w:p w14:paraId="0CF5C0D9" w14:textId="1FEAA6C2" w:rsidR="007B071D" w:rsidRDefault="007B071D" w:rsidP="007B071D">
      <w:pPr>
        <w:rPr>
          <w:rFonts w:cs="Iskoola Pota"/>
          <w:sz w:val="26"/>
          <w:szCs w:val="26"/>
          <w:lang w:bidi="si-LK"/>
        </w:rPr>
      </w:pPr>
    </w:p>
    <w:p w14:paraId="4AF3F682" w14:textId="77777777" w:rsidR="007B071D" w:rsidRDefault="007B071D" w:rsidP="007B071D">
      <w:pPr>
        <w:rPr>
          <w:rFonts w:cs="Iskoola Pota"/>
          <w:sz w:val="26"/>
          <w:szCs w:val="26"/>
          <w:lang w:bidi="si-LK"/>
        </w:rPr>
      </w:pPr>
    </w:p>
    <w:p w14:paraId="53CE6931" w14:textId="77777777" w:rsidR="007B071D" w:rsidRDefault="007B071D">
      <w:pPr>
        <w:rPr>
          <w:rFonts w:cs="Iskoola Pota"/>
          <w:sz w:val="26"/>
          <w:szCs w:val="26"/>
          <w:lang w:bidi="si-LK"/>
        </w:rPr>
      </w:pPr>
      <w:r>
        <w:rPr>
          <w:rFonts w:cs="Iskoola Pota"/>
          <w:sz w:val="26"/>
          <w:szCs w:val="26"/>
          <w:lang w:bidi="si-LK"/>
        </w:rPr>
        <w:br w:type="page"/>
      </w:r>
    </w:p>
    <w:p w14:paraId="6855E203" w14:textId="193C78C6" w:rsidR="003C40BB" w:rsidRDefault="6C1D446F" w:rsidP="003C40BB">
      <w:pPr>
        <w:rPr>
          <w:rFonts w:cs="Iskoola Pota"/>
          <w:sz w:val="26"/>
          <w:szCs w:val="26"/>
          <w:lang w:bidi="si-LK"/>
        </w:rPr>
      </w:pPr>
      <w:r w:rsidRPr="6C1D446F">
        <w:rPr>
          <w:rFonts w:cs="Iskoola Pota"/>
          <w:sz w:val="26"/>
          <w:szCs w:val="26"/>
          <w:lang w:bidi="si-LK"/>
        </w:rPr>
        <w:lastRenderedPageBreak/>
        <w:t>Objectives (1 main objective and 4 sub objectives):</w:t>
      </w:r>
    </w:p>
    <w:p w14:paraId="41CC72C5" w14:textId="77777777" w:rsidR="003C40BB" w:rsidRPr="00D156C8" w:rsidRDefault="003C40BB" w:rsidP="003C40BB">
      <w:pPr>
        <w:rPr>
          <w:rFonts w:cs="Iskoola Pota"/>
          <w:sz w:val="26"/>
          <w:szCs w:val="26"/>
          <w:lang w:bidi="si-LK"/>
        </w:rPr>
      </w:pPr>
      <w:r>
        <w:rPr>
          <w:noProof/>
          <w:lang w:bidi="si-LK"/>
        </w:rPr>
        <mc:AlternateContent>
          <mc:Choice Requires="wps">
            <w:drawing>
              <wp:anchor distT="0" distB="0" distL="114300" distR="114300" simplePos="0" relativeHeight="251658244" behindDoc="0" locked="0" layoutInCell="1" allowOverlap="1" wp14:anchorId="760F528E" wp14:editId="7116F79B">
                <wp:simplePos x="0" y="0"/>
                <wp:positionH relativeFrom="column">
                  <wp:posOffset>-5080</wp:posOffset>
                </wp:positionH>
                <wp:positionV relativeFrom="paragraph">
                  <wp:posOffset>113030</wp:posOffset>
                </wp:positionV>
                <wp:extent cx="5901055" cy="2522220"/>
                <wp:effectExtent l="0" t="0" r="23495" b="1143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2522220"/>
                        </a:xfrm>
                        <a:prstGeom prst="rect">
                          <a:avLst/>
                        </a:prstGeom>
                        <a:solidFill>
                          <a:srgbClr val="FFFFFF"/>
                        </a:solidFill>
                        <a:ln w="9525">
                          <a:solidFill>
                            <a:schemeClr val="tx2">
                              <a:lumMod val="60000"/>
                              <a:lumOff val="40000"/>
                            </a:schemeClr>
                          </a:solidFill>
                          <a:miter lim="800000"/>
                          <a:headEnd/>
                          <a:tailEnd/>
                        </a:ln>
                      </wps:spPr>
                      <wps:txbx>
                        <w:txbxContent>
                          <w:p w14:paraId="225D175C" w14:textId="268FF1AE" w:rsidR="003C40BB" w:rsidRPr="001251E9" w:rsidRDefault="001251E9" w:rsidP="003C40BB">
                            <w:pPr>
                              <w:rPr>
                                <w:b/>
                                <w:bCs/>
                                <w:u w:val="single"/>
                              </w:rPr>
                            </w:pPr>
                            <w:r w:rsidRPr="001251E9">
                              <w:rPr>
                                <w:b/>
                                <w:bCs/>
                                <w:u w:val="single"/>
                              </w:rPr>
                              <w:t>Main Objective</w:t>
                            </w:r>
                            <w:r w:rsidR="007717AD">
                              <w:rPr>
                                <w:b/>
                                <w:bCs/>
                                <w:u w:val="single"/>
                              </w:rPr>
                              <w:t xml:space="preserve">: </w:t>
                            </w:r>
                          </w:p>
                          <w:p w14:paraId="4C029650" w14:textId="09FED22E" w:rsidR="001251E9" w:rsidRPr="00E66A31" w:rsidRDefault="00400DFA" w:rsidP="00E66A31">
                            <w:r w:rsidRPr="00E66A31">
                              <w:t>To develop AI based Smart Assistive Platform to Provide Detailed Analysis on Student Education on their Learning Patterns</w:t>
                            </w:r>
                          </w:p>
                          <w:p w14:paraId="25B03D38" w14:textId="2252C42C" w:rsidR="001251E9" w:rsidRPr="001251E9" w:rsidRDefault="001251E9" w:rsidP="003C40BB">
                            <w:pPr>
                              <w:rPr>
                                <w:b/>
                                <w:bCs/>
                              </w:rPr>
                            </w:pPr>
                            <w:r w:rsidRPr="001251E9">
                              <w:rPr>
                                <w:b/>
                                <w:bCs/>
                              </w:rPr>
                              <w:t>Sub Objective 1:</w:t>
                            </w:r>
                            <w:r w:rsidR="00275BB5">
                              <w:rPr>
                                <w:b/>
                                <w:bCs/>
                              </w:rPr>
                              <w:t xml:space="preserve"> </w:t>
                            </w:r>
                            <w:r w:rsidR="00275BB5">
                              <w:t>Identification of the best learning strategy of the student</w:t>
                            </w:r>
                          </w:p>
                          <w:p w14:paraId="043FEC5F" w14:textId="799FBF14" w:rsidR="001251E9" w:rsidRPr="001251E9" w:rsidRDefault="001251E9" w:rsidP="003C40BB">
                            <w:pPr>
                              <w:rPr>
                                <w:b/>
                                <w:bCs/>
                              </w:rPr>
                            </w:pPr>
                            <w:r w:rsidRPr="001251E9">
                              <w:rPr>
                                <w:b/>
                                <w:bCs/>
                              </w:rPr>
                              <w:t>Sub Objective 2:</w:t>
                            </w:r>
                            <w:r w:rsidR="00BC4911" w:rsidRPr="00BC4911">
                              <w:rPr>
                                <w:rStyle w:val="normaltextrun"/>
                                <w:rFonts w:ascii="Calibri" w:hAnsi="Calibri" w:cs="Calibri"/>
                                <w:color w:val="000000"/>
                                <w:shd w:val="clear" w:color="auto" w:fill="FFFFFF"/>
                              </w:rPr>
                              <w:t xml:space="preserve"> </w:t>
                            </w:r>
                            <w:r w:rsidR="00BC4911">
                              <w:rPr>
                                <w:rStyle w:val="normaltextrun"/>
                                <w:rFonts w:ascii="Calibri" w:hAnsi="Calibri" w:cs="Calibri"/>
                                <w:color w:val="000000"/>
                                <w:shd w:val="clear" w:color="auto" w:fill="FFFFFF"/>
                              </w:rPr>
                              <w:t>Building up “identification and recommendation” algorithm to cater the best suited subject theories to the student in a systemic way.</w:t>
                            </w:r>
                            <w:r w:rsidR="00BC4911">
                              <w:rPr>
                                <w:rStyle w:val="eop"/>
                                <w:rFonts w:ascii="Calibri" w:hAnsi="Calibri" w:cs="Calibri"/>
                                <w:color w:val="000000"/>
                                <w:shd w:val="clear" w:color="auto" w:fill="FFFFFF"/>
                              </w:rPr>
                              <w:t> </w:t>
                            </w:r>
                          </w:p>
                          <w:p w14:paraId="5B4D3B33" w14:textId="10C2EB4A" w:rsidR="001251E9" w:rsidRPr="00903A2A" w:rsidRDefault="001251E9" w:rsidP="003C40BB">
                            <w:r w:rsidRPr="001251E9">
                              <w:rPr>
                                <w:b/>
                                <w:bCs/>
                              </w:rPr>
                              <w:t>Sub Objective 3</w:t>
                            </w:r>
                            <w:r w:rsidRPr="00903A2A">
                              <w:t>:</w:t>
                            </w:r>
                            <w:r w:rsidR="00F45173" w:rsidRPr="00903A2A">
                              <w:t xml:space="preserve"> </w:t>
                            </w:r>
                            <w:r w:rsidR="006E3E3A" w:rsidRPr="00903A2A">
                              <w:t xml:space="preserve">Student based performance analysis and prediction </w:t>
                            </w:r>
                            <w:r w:rsidR="00584EFF">
                              <w:t>of the most suited</w:t>
                            </w:r>
                            <w:r w:rsidR="006E3E3A" w:rsidRPr="00903A2A">
                              <w:t xml:space="preserve"> assessment methodology</w:t>
                            </w:r>
                          </w:p>
                          <w:p w14:paraId="2478E03A" w14:textId="64903A58" w:rsidR="001251E9" w:rsidRPr="001251E9" w:rsidRDefault="001251E9" w:rsidP="003C40BB">
                            <w:pPr>
                              <w:rPr>
                                <w:b/>
                                <w:bCs/>
                              </w:rPr>
                            </w:pPr>
                            <w:r w:rsidRPr="001251E9">
                              <w:rPr>
                                <w:b/>
                                <w:bCs/>
                              </w:rPr>
                              <w:t>Sub Objective 4:</w:t>
                            </w:r>
                            <w:r w:rsidR="00D869CF">
                              <w:rPr>
                                <w:b/>
                                <w:bCs/>
                              </w:rPr>
                              <w:t xml:space="preserve"> </w:t>
                            </w:r>
                            <w:r w:rsidR="00F20D8B">
                              <w:rPr>
                                <w:rStyle w:val="normaltextrun"/>
                                <w:rFonts w:ascii="Calibri" w:hAnsi="Calibri" w:cs="Calibri"/>
                                <w:color w:val="000000"/>
                                <w:shd w:val="clear" w:color="auto" w:fill="FFFFFF"/>
                              </w:rPr>
                              <w:t>Predict the expert subject area of the student.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0F528E" id="_x0000_s1040" type="#_x0000_t202" style="position:absolute;margin-left:-.4pt;margin-top:8.9pt;width:464.65pt;height:198.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" strokecolor="#548dd4 [1951]">
                <v:textbox>
                  <w:txbxContent>
                    <w:p w14:paraId="225D175C" w14:textId="268FF1AE" w:rsidR="003C40BB" w:rsidRPr="001251E9" w:rsidRDefault="001251E9" w:rsidP="003C40BB">
                      <w:pPr>
                        <w:rPr>
                          <w:b/>
                          <w:bCs/>
                          <w:u w:val="single"/>
                        </w:rPr>
                      </w:pPr>
                      <w:r w:rsidRPr="001251E9">
                        <w:rPr>
                          <w:b/>
                          <w:bCs/>
                          <w:u w:val="single"/>
                        </w:rPr>
                        <w:t>Main Objective</w:t>
                      </w:r>
                      <w:r w:rsidR="007717AD">
                        <w:rPr>
                          <w:b/>
                          <w:bCs/>
                          <w:u w:val="single"/>
                        </w:rPr>
                        <w:t xml:space="preserve">: </w:t>
                      </w:r>
                    </w:p>
                    <w:p w14:paraId="4C029650" w14:textId="09FED22E" w:rsidR="001251E9" w:rsidRPr="00E66A31" w:rsidRDefault="00400DFA" w:rsidP="00E66A31">
                      <w:r w:rsidRPr="00E66A31">
                        <w:t>To develop AI based Smart Assistive Platform to Provide Detailed Analysis on Student Education on their Learning Patterns</w:t>
                      </w:r>
                    </w:p>
                    <w:p w14:paraId="25B03D38" w14:textId="2252C42C" w:rsidR="001251E9" w:rsidRPr="001251E9" w:rsidRDefault="001251E9" w:rsidP="003C40BB">
                      <w:pPr>
                        <w:rPr>
                          <w:b/>
                          <w:bCs/>
                        </w:rPr>
                      </w:pPr>
                      <w:r w:rsidRPr="001251E9">
                        <w:rPr>
                          <w:b/>
                          <w:bCs/>
                        </w:rPr>
                        <w:t>Sub Objective 1:</w:t>
                      </w:r>
                      <w:r w:rsidR="00275BB5">
                        <w:rPr>
                          <w:b/>
                          <w:bCs/>
                        </w:rPr>
                        <w:t xml:space="preserve"> </w:t>
                      </w:r>
                      <w:r w:rsidR="00275BB5">
                        <w:t>Identification of the best learning strategy of the student</w:t>
                      </w:r>
                    </w:p>
                    <w:p w14:paraId="043FEC5F" w14:textId="799FBF14" w:rsidR="001251E9" w:rsidRPr="001251E9" w:rsidRDefault="001251E9" w:rsidP="003C40BB">
                      <w:pPr>
                        <w:rPr>
                          <w:b/>
                          <w:bCs/>
                        </w:rPr>
                      </w:pPr>
                      <w:r w:rsidRPr="001251E9">
                        <w:rPr>
                          <w:b/>
                          <w:bCs/>
                        </w:rPr>
                        <w:t>Sub Objective 2:</w:t>
                      </w:r>
                      <w:r w:rsidR="00BC4911" w:rsidRPr="00BC4911">
                        <w:rPr>
                          <w:rStyle w:val="normaltextrun"/>
                          <w:rFonts w:ascii="Calibri" w:hAnsi="Calibri" w:cs="Calibri"/>
                          <w:color w:val="000000"/>
                          <w:shd w:val="clear" w:color="auto" w:fill="FFFFFF"/>
                        </w:rPr>
                        <w:t xml:space="preserve"> </w:t>
                      </w:r>
                      <w:r w:rsidR="00BC4911">
                        <w:rPr>
                          <w:rStyle w:val="normaltextrun"/>
                          <w:rFonts w:ascii="Calibri" w:hAnsi="Calibri" w:cs="Calibri"/>
                          <w:color w:val="000000"/>
                          <w:shd w:val="clear" w:color="auto" w:fill="FFFFFF"/>
                        </w:rPr>
                        <w:t>Building up “identification and recommendation” algorithm to cater the best suited subject theories to the student in a systemic way.</w:t>
                      </w:r>
                      <w:r w:rsidR="00BC4911">
                        <w:rPr>
                          <w:rStyle w:val="eop"/>
                          <w:rFonts w:ascii="Calibri" w:hAnsi="Calibri" w:cs="Calibri"/>
                          <w:color w:val="000000"/>
                          <w:shd w:val="clear" w:color="auto" w:fill="FFFFFF"/>
                        </w:rPr>
                        <w:t> </w:t>
                      </w:r>
                    </w:p>
                    <w:p w14:paraId="5B4D3B33" w14:textId="10C2EB4A" w:rsidR="001251E9" w:rsidRPr="00903A2A" w:rsidRDefault="001251E9" w:rsidP="003C40BB">
                      <w:r w:rsidRPr="001251E9">
                        <w:rPr>
                          <w:b/>
                          <w:bCs/>
                        </w:rPr>
                        <w:t>Sub Objective 3</w:t>
                      </w:r>
                      <w:r w:rsidRPr="00903A2A">
                        <w:t>:</w:t>
                      </w:r>
                      <w:r w:rsidR="00F45173" w:rsidRPr="00903A2A">
                        <w:t xml:space="preserve"> </w:t>
                      </w:r>
                      <w:r w:rsidR="006E3E3A" w:rsidRPr="00903A2A">
                        <w:t xml:space="preserve">Student based performance analysis and prediction </w:t>
                      </w:r>
                      <w:r w:rsidR="00584EFF">
                        <w:t>of the most suited</w:t>
                      </w:r>
                      <w:r w:rsidR="006E3E3A" w:rsidRPr="00903A2A">
                        <w:t xml:space="preserve"> assessment methodology</w:t>
                      </w:r>
                    </w:p>
                    <w:p w14:paraId="2478E03A" w14:textId="64903A58" w:rsidR="001251E9" w:rsidRPr="001251E9" w:rsidRDefault="001251E9" w:rsidP="003C40BB">
                      <w:pPr>
                        <w:rPr>
                          <w:b/>
                          <w:bCs/>
                        </w:rPr>
                      </w:pPr>
                      <w:r w:rsidRPr="001251E9">
                        <w:rPr>
                          <w:b/>
                          <w:bCs/>
                        </w:rPr>
                        <w:t>Sub Objective 4:</w:t>
                      </w:r>
                      <w:r w:rsidR="00D869CF">
                        <w:rPr>
                          <w:b/>
                          <w:bCs/>
                        </w:rPr>
                        <w:t xml:space="preserve"> </w:t>
                      </w:r>
                      <w:r w:rsidR="00F20D8B">
                        <w:rPr>
                          <w:rStyle w:val="normaltextrun"/>
                          <w:rFonts w:ascii="Calibri" w:hAnsi="Calibri" w:cs="Calibri"/>
                          <w:color w:val="000000"/>
                          <w:shd w:val="clear" w:color="auto" w:fill="FFFFFF"/>
                        </w:rPr>
                        <w:t>Predict the expert subject area of the student.</w:t>
                      </w:r>
                    </w:p>
                  </w:txbxContent>
                </v:textbox>
              </v:shape>
            </w:pict>
          </mc:Fallback>
        </mc:AlternateContent>
      </w:r>
    </w:p>
    <w:p w14:paraId="5B5BB5B3" w14:textId="77777777" w:rsidR="003C40BB" w:rsidRPr="00D156C8" w:rsidRDefault="003C40BB" w:rsidP="003C40BB">
      <w:pPr>
        <w:rPr>
          <w:rFonts w:cs="Iskoola Pota"/>
          <w:sz w:val="26"/>
          <w:szCs w:val="26"/>
          <w:lang w:bidi="si-LK"/>
        </w:rPr>
      </w:pPr>
    </w:p>
    <w:p w14:paraId="68566E77" w14:textId="77777777" w:rsidR="003C40BB" w:rsidRPr="00D156C8" w:rsidRDefault="003C40BB" w:rsidP="003C40BB">
      <w:pPr>
        <w:rPr>
          <w:rFonts w:cs="Iskoola Pota"/>
          <w:sz w:val="26"/>
          <w:szCs w:val="26"/>
          <w:lang w:bidi="si-LK"/>
        </w:rPr>
      </w:pPr>
    </w:p>
    <w:p w14:paraId="56D8AE49" w14:textId="77777777" w:rsidR="003C40BB" w:rsidRPr="00D156C8" w:rsidRDefault="003C40BB" w:rsidP="003C40BB">
      <w:pPr>
        <w:rPr>
          <w:rFonts w:cs="Iskoola Pota"/>
          <w:sz w:val="26"/>
          <w:szCs w:val="26"/>
          <w:lang w:bidi="si-LK"/>
        </w:rPr>
      </w:pPr>
    </w:p>
    <w:p w14:paraId="51A3054E" w14:textId="77777777" w:rsidR="003C40BB" w:rsidRPr="00D156C8" w:rsidRDefault="003C40BB" w:rsidP="003C40BB">
      <w:pPr>
        <w:rPr>
          <w:rFonts w:cs="Iskoola Pota"/>
          <w:sz w:val="26"/>
          <w:szCs w:val="26"/>
          <w:lang w:bidi="si-LK"/>
        </w:rPr>
      </w:pPr>
    </w:p>
    <w:p w14:paraId="6A870408" w14:textId="77777777" w:rsidR="003C40BB" w:rsidRDefault="003C40BB" w:rsidP="002D03A3">
      <w:pPr>
        <w:rPr>
          <w:rFonts w:cs="Iskoola Pota"/>
          <w:sz w:val="26"/>
          <w:szCs w:val="26"/>
          <w:lang w:bidi="si-LK"/>
        </w:rPr>
      </w:pPr>
    </w:p>
    <w:p w14:paraId="537AABA0" w14:textId="77777777" w:rsidR="003C40BB" w:rsidRDefault="003C40BB" w:rsidP="002D03A3">
      <w:pPr>
        <w:rPr>
          <w:rFonts w:cs="Iskoola Pota"/>
          <w:sz w:val="26"/>
          <w:szCs w:val="26"/>
          <w:lang w:bidi="si-LK"/>
        </w:rPr>
      </w:pPr>
    </w:p>
    <w:p w14:paraId="72C263E6" w14:textId="77777777" w:rsidR="003C40BB" w:rsidRDefault="003C40BB" w:rsidP="002D03A3">
      <w:pPr>
        <w:rPr>
          <w:rFonts w:cs="Iskoola Pota"/>
          <w:sz w:val="26"/>
          <w:szCs w:val="26"/>
          <w:lang w:bidi="si-LK"/>
        </w:rPr>
      </w:pPr>
    </w:p>
    <w:p w14:paraId="3A984353" w14:textId="29629FFA" w:rsidR="007B071D" w:rsidRDefault="00BE695F" w:rsidP="007B071D">
      <w:pPr>
        <w:rPr>
          <w:rFonts w:cs="Iskoola Pota"/>
          <w:sz w:val="26"/>
          <w:szCs w:val="26"/>
          <w:lang w:bidi="si-LK"/>
        </w:rPr>
      </w:pPr>
      <w:r>
        <w:rPr>
          <w:noProof/>
          <w:lang w:bidi="si-LK"/>
        </w:rPr>
        <mc:AlternateContent>
          <mc:Choice Requires="wps">
            <w:drawing>
              <wp:anchor distT="0" distB="0" distL="114300" distR="114300" simplePos="0" relativeHeight="251658263" behindDoc="0" locked="0" layoutInCell="1" allowOverlap="1" wp14:anchorId="3EC275EB" wp14:editId="34EA8A14">
                <wp:simplePos x="0" y="0"/>
                <wp:positionH relativeFrom="margin">
                  <wp:align>center</wp:align>
                </wp:positionH>
                <wp:positionV relativeFrom="paragraph">
                  <wp:posOffset>334010</wp:posOffset>
                </wp:positionV>
                <wp:extent cx="5901055" cy="5227320"/>
                <wp:effectExtent l="0" t="0" r="23495" b="11430"/>
                <wp:wrapNone/>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5227320"/>
                        </a:xfrm>
                        <a:prstGeom prst="rect">
                          <a:avLst/>
                        </a:prstGeom>
                        <a:solidFill>
                          <a:srgbClr val="FFFFFF"/>
                        </a:solidFill>
                        <a:ln w="9525">
                          <a:solidFill>
                            <a:schemeClr val="tx2">
                              <a:lumMod val="60000"/>
                              <a:lumOff val="40000"/>
                            </a:schemeClr>
                          </a:solidFill>
                          <a:miter lim="800000"/>
                          <a:headEnd/>
                          <a:tailEnd/>
                        </a:ln>
                      </wps:spPr>
                      <wps:txbx>
                        <w:txbxContent>
                          <w:p w14:paraId="6433D9AA" w14:textId="77777777" w:rsidR="00F154D4" w:rsidRPr="007B071D" w:rsidRDefault="00F154D4" w:rsidP="00F154D4">
                            <w:pPr>
                              <w:rPr>
                                <w:sz w:val="2"/>
                              </w:rPr>
                            </w:pPr>
                          </w:p>
                          <w:p w14:paraId="34324D03" w14:textId="6826CF0F" w:rsidR="00F154D4" w:rsidRDefault="00F154D4" w:rsidP="00F154D4">
                            <w:r>
                              <w:t>Member 1</w:t>
                            </w:r>
                            <w:r w:rsidR="00845619">
                              <w:t>: Liyanage M.L.A.P.</w:t>
                            </w:r>
                          </w:p>
                          <w:p w14:paraId="08C14868" w14:textId="77777777" w:rsidR="00F154D4" w:rsidRDefault="00F154D4" w:rsidP="00F154D4">
                            <w:pPr>
                              <w:pStyle w:val="ListParagraph"/>
                              <w:numPr>
                                <w:ilvl w:val="0"/>
                                <w:numId w:val="15"/>
                              </w:numPr>
                            </w:pPr>
                            <w:r>
                              <w:t>Identification of best learning strategy of the student</w:t>
                            </w:r>
                          </w:p>
                          <w:p w14:paraId="7A0368DD" w14:textId="77777777" w:rsidR="00F154D4" w:rsidRDefault="00F154D4" w:rsidP="00F154D4">
                            <w:pPr>
                              <w:pStyle w:val="ListParagraph"/>
                              <w:numPr>
                                <w:ilvl w:val="1"/>
                                <w:numId w:val="15"/>
                              </w:numPr>
                            </w:pPr>
                            <w:r>
                              <w:t xml:space="preserve">This is the entry module of the application where; the student will be evaluated in many different forms with reference to the learning strategies available in the system. Furthermore, the student will be firmly monitor for his reactions on the face when he/she is facing </w:t>
                            </w:r>
                            <w:proofErr w:type="gramStart"/>
                            <w:r>
                              <w:t>each and every</w:t>
                            </w:r>
                            <w:proofErr w:type="gramEnd"/>
                            <w:r>
                              <w:t xml:space="preserve"> learning session and assessment session. Intention of the above is to identify the level of engagement of the student with the relevant learning strategy. As main inputs, the application will be fetched with</w:t>
                            </w:r>
                          </w:p>
                          <w:p w14:paraId="6FDAD121" w14:textId="77777777" w:rsidR="00F154D4" w:rsidRDefault="00F154D4" w:rsidP="00F154D4">
                            <w:pPr>
                              <w:pStyle w:val="ListParagraph"/>
                              <w:numPr>
                                <w:ilvl w:val="2"/>
                                <w:numId w:val="15"/>
                              </w:numPr>
                            </w:pPr>
                            <w:r>
                              <w:t>- Raw video footage of the student’s facial emotions</w:t>
                            </w:r>
                          </w:p>
                          <w:p w14:paraId="3895E017" w14:textId="77777777" w:rsidR="00F154D4" w:rsidRDefault="00F154D4" w:rsidP="00F154D4">
                            <w:pPr>
                              <w:pStyle w:val="ListParagraph"/>
                              <w:numPr>
                                <w:ilvl w:val="2"/>
                                <w:numId w:val="15"/>
                              </w:numPr>
                            </w:pPr>
                            <w:r>
                              <w:t xml:space="preserve">- Assessment answers with relevant learning strategy. </w:t>
                            </w:r>
                          </w:p>
                          <w:p w14:paraId="68C2AAFE" w14:textId="5745459D" w:rsidR="00F154D4" w:rsidRDefault="00F154D4" w:rsidP="00F154D4">
                            <w:pPr>
                              <w:pStyle w:val="ListParagraph"/>
                              <w:numPr>
                                <w:ilvl w:val="1"/>
                                <w:numId w:val="15"/>
                              </w:numPr>
                            </w:pPr>
                            <w:r>
                              <w:t xml:space="preserve">Describing about the flow of the scenario, the student will be asked few questions related to a subject area that he/she is interested in learning. Then he/she will be provided a sequence of learning materials related to the above subject area which will fall into </w:t>
                            </w:r>
                            <w:r w:rsidR="0077232F">
                              <w:t>different</w:t>
                            </w:r>
                            <w:r>
                              <w:t xml:space="preserve"> learning strategies and give time to learn through them.  Then a series of assessments will assess the student and fetch the data with an assessment module. This module will output marks and related learning strategy that was used to teach the subject area.  Then this data will be fetched along with the data coming from the emotion’s detection algorithm to another supervised model to get the final output of the “best learning strategy”. Since one student may have one or more best learning strategies, this would be an iterative process until we find a result with ideal accuracy. </w:t>
                            </w:r>
                          </w:p>
                          <w:p w14:paraId="0F26CDE9" w14:textId="77777777" w:rsidR="00F154D4" w:rsidRDefault="00F154D4" w:rsidP="00F154D4">
                            <w:pPr>
                              <w:pStyle w:val="ListParagraph"/>
                              <w:numPr>
                                <w:ilvl w:val="1"/>
                                <w:numId w:val="15"/>
                              </w:numPr>
                            </w:pPr>
                            <w:r>
                              <w:t xml:space="preserve">To overcome a high accuracy of the final output, the above implementation will consist of 3 main modules. </w:t>
                            </w:r>
                          </w:p>
                          <w:p w14:paraId="05A1E8CB" w14:textId="77777777" w:rsidR="00F154D4" w:rsidRDefault="00F154D4" w:rsidP="00F154D4"/>
                          <w:p w14:paraId="6BE8CBE6" w14:textId="77777777" w:rsidR="00F154D4" w:rsidRDefault="00F154D4" w:rsidP="00F154D4">
                            <w:pPr>
                              <w:pStyle w:val="ListParagraph"/>
                              <w:numPr>
                                <w:ilvl w:val="2"/>
                                <w:numId w:val="14"/>
                              </w:numPr>
                            </w:pPr>
                          </w:p>
                          <w:p w14:paraId="5CE32080" w14:textId="77777777" w:rsidR="00F154D4" w:rsidRDefault="00F154D4" w:rsidP="00F154D4">
                            <w:pPr>
                              <w:spacing w:line="240" w:lineRule="auto"/>
                            </w:pPr>
                            <w:r>
                              <w:tab/>
                            </w:r>
                            <w:r>
                              <w:tab/>
                            </w:r>
                          </w:p>
                          <w:p w14:paraId="2E0708E8" w14:textId="77777777" w:rsidR="00F154D4" w:rsidRDefault="00F154D4" w:rsidP="00F154D4">
                            <w:pPr>
                              <w:pStyle w:val="ListParagraph"/>
                              <w:ind w:left="1440"/>
                            </w:pPr>
                          </w:p>
                          <w:p w14:paraId="5EED72CA" w14:textId="77777777" w:rsidR="00F154D4" w:rsidRDefault="00F154D4" w:rsidP="00F154D4">
                            <w:pPr>
                              <w:pStyle w:val="ListParagraph"/>
                            </w:pPr>
                          </w:p>
                          <w:p w14:paraId="6E3D3DE4" w14:textId="3619DBB8" w:rsidR="00F154D4" w:rsidRDefault="00F154D4" w:rsidP="00F154D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C275EB" id="_x0000_s1041" type="#_x0000_t202" style="position:absolute;margin-left:0;margin-top:26.3pt;width:464.65pt;height:411.6pt;z-index:2516582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" strokecolor="#548dd4 [1951]">
                <v:textbox>
                  <w:txbxContent>
                    <w:p w14:paraId="6433D9AA" w14:textId="77777777" w:rsidR="00F154D4" w:rsidRPr="007B071D" w:rsidRDefault="00F154D4" w:rsidP="00F154D4">
                      <w:pPr>
                        <w:rPr>
                          <w:sz w:val="2"/>
                        </w:rPr>
                      </w:pPr>
                    </w:p>
                    <w:p w14:paraId="34324D03" w14:textId="6826CF0F" w:rsidR="00F154D4" w:rsidRDefault="00F154D4" w:rsidP="00F154D4">
                      <w:r>
                        <w:t>Member 1</w:t>
                      </w:r>
                      <w:r w:rsidR="00845619">
                        <w:t>: Liyanage M.L.A.P.</w:t>
                      </w:r>
                    </w:p>
                    <w:p w14:paraId="08C14868" w14:textId="77777777" w:rsidR="00F154D4" w:rsidRDefault="00F154D4" w:rsidP="00F154D4">
                      <w:pPr>
                        <w:pStyle w:val="ListParagraph"/>
                        <w:numPr>
                          <w:ilvl w:val="0"/>
                          <w:numId w:val="15"/>
                        </w:numPr>
                      </w:pPr>
                      <w:r>
                        <w:t>Identification of best learning strategy of the student</w:t>
                      </w:r>
                    </w:p>
                    <w:p w14:paraId="7A0368DD" w14:textId="77777777" w:rsidR="00F154D4" w:rsidRDefault="00F154D4" w:rsidP="00F154D4">
                      <w:pPr>
                        <w:pStyle w:val="ListParagraph"/>
                        <w:numPr>
                          <w:ilvl w:val="1"/>
                          <w:numId w:val="15"/>
                        </w:numPr>
                      </w:pPr>
                      <w:r>
                        <w:t xml:space="preserve">This is the entry module of the application where; the student will be evaluated in many different forms with reference to the learning strategies available in the system. Furthermore, the student will be firmly monitor for his reactions on the face when he/she is facing </w:t>
                      </w:r>
                      <w:proofErr w:type="gramStart"/>
                      <w:r>
                        <w:t>each and every</w:t>
                      </w:r>
                      <w:proofErr w:type="gramEnd"/>
                      <w:r>
                        <w:t xml:space="preserve"> learning session and assessment session. Intention of the above is to identify the level of engagement of the student with the relevant learning strategy. As main inputs, the application will be fetched with</w:t>
                      </w:r>
                    </w:p>
                    <w:p w14:paraId="6FDAD121" w14:textId="77777777" w:rsidR="00F154D4" w:rsidRDefault="00F154D4" w:rsidP="00F154D4">
                      <w:pPr>
                        <w:pStyle w:val="ListParagraph"/>
                        <w:numPr>
                          <w:ilvl w:val="2"/>
                          <w:numId w:val="15"/>
                        </w:numPr>
                      </w:pPr>
                      <w:r>
                        <w:t>- Raw video footage of the student’s facial emotions</w:t>
                      </w:r>
                    </w:p>
                    <w:p w14:paraId="3895E017" w14:textId="77777777" w:rsidR="00F154D4" w:rsidRDefault="00F154D4" w:rsidP="00F154D4">
                      <w:pPr>
                        <w:pStyle w:val="ListParagraph"/>
                        <w:numPr>
                          <w:ilvl w:val="2"/>
                          <w:numId w:val="15"/>
                        </w:numPr>
                      </w:pPr>
                      <w:r>
                        <w:t xml:space="preserve">- Assessment answers with relevant learning strategy. </w:t>
                      </w:r>
                    </w:p>
                    <w:p w14:paraId="68C2AAFE" w14:textId="5745459D" w:rsidR="00F154D4" w:rsidRDefault="00F154D4" w:rsidP="00F154D4">
                      <w:pPr>
                        <w:pStyle w:val="ListParagraph"/>
                        <w:numPr>
                          <w:ilvl w:val="1"/>
                          <w:numId w:val="15"/>
                        </w:numPr>
                      </w:pPr>
                      <w:r>
                        <w:t xml:space="preserve">Describing about the flow of the scenario, the student will be asked few questions related to a subject area that he/she is interested in learning. Then he/she will be provided a sequence of learning materials related to the above subject area which will fall into </w:t>
                      </w:r>
                      <w:r w:rsidR="0077232F">
                        <w:t>different</w:t>
                      </w:r>
                      <w:r>
                        <w:t xml:space="preserve"> learning strategies and give time to learn through them.  Then a series of assessments will assess the student and fetch the data with an assessment module. This module will output marks and related learning strategy that was used to teach the subject area.  Then this data will be fetched along with the data coming from the emotion’s detection algorithm to another supervised model to get the final output of the “best learning strategy”. Since one student may have one or more best learning strategies, this would be an iterative process until we find a result with ideal accuracy. </w:t>
                      </w:r>
                    </w:p>
                    <w:p w14:paraId="0F26CDE9" w14:textId="77777777" w:rsidR="00F154D4" w:rsidRDefault="00F154D4" w:rsidP="00F154D4">
                      <w:pPr>
                        <w:pStyle w:val="ListParagraph"/>
                        <w:numPr>
                          <w:ilvl w:val="1"/>
                          <w:numId w:val="15"/>
                        </w:numPr>
                      </w:pPr>
                      <w:r>
                        <w:t xml:space="preserve">To overcome a high accuracy of the final output, the above implementation will consist of 3 main modules. </w:t>
                      </w:r>
                    </w:p>
                    <w:p w14:paraId="05A1E8CB" w14:textId="77777777" w:rsidR="00F154D4" w:rsidRDefault="00F154D4" w:rsidP="00F154D4"/>
                    <w:p w14:paraId="6BE8CBE6" w14:textId="77777777" w:rsidR="00F154D4" w:rsidRDefault="00F154D4" w:rsidP="00F154D4">
                      <w:pPr>
                        <w:pStyle w:val="ListParagraph"/>
                        <w:numPr>
                          <w:ilvl w:val="2"/>
                          <w:numId w:val="14"/>
                        </w:numPr>
                      </w:pPr>
                    </w:p>
                    <w:p w14:paraId="5CE32080" w14:textId="77777777" w:rsidR="00F154D4" w:rsidRDefault="00F154D4" w:rsidP="00F154D4">
                      <w:pPr>
                        <w:spacing w:line="240" w:lineRule="auto"/>
                      </w:pPr>
                      <w:r>
                        <w:tab/>
                      </w:r>
                      <w:r>
                        <w:tab/>
                      </w:r>
                    </w:p>
                    <w:p w14:paraId="2E0708E8" w14:textId="77777777" w:rsidR="00F154D4" w:rsidRDefault="00F154D4" w:rsidP="00F154D4">
                      <w:pPr>
                        <w:pStyle w:val="ListParagraph"/>
                        <w:ind w:left="1440"/>
                      </w:pPr>
                    </w:p>
                    <w:p w14:paraId="5EED72CA" w14:textId="77777777" w:rsidR="00F154D4" w:rsidRDefault="00F154D4" w:rsidP="00F154D4">
                      <w:pPr>
                        <w:pStyle w:val="ListParagraph"/>
                      </w:pPr>
                    </w:p>
                    <w:p w14:paraId="6E3D3DE4" w14:textId="3619DBB8" w:rsidR="00F154D4" w:rsidRDefault="00F154D4" w:rsidP="00F154D4"/>
                  </w:txbxContent>
                </v:textbox>
                <w10:wrap anchorx="margin"/>
              </v:shape>
            </w:pict>
          </mc:Fallback>
        </mc:AlternateContent>
      </w:r>
      <w:r w:rsidR="007B071D">
        <w:rPr>
          <w:rFonts w:cs="Iskoola Pota"/>
          <w:sz w:val="26"/>
          <w:szCs w:val="26"/>
          <w:lang w:bidi="si-LK"/>
        </w:rPr>
        <w:t xml:space="preserve">Task divided among the members </w:t>
      </w:r>
    </w:p>
    <w:p w14:paraId="2919F760" w14:textId="6E0B6042" w:rsidR="00BE695F" w:rsidRDefault="00F154D4" w:rsidP="00BE695F">
      <w:pPr>
        <w:pStyle w:val="ListParagraph"/>
        <w:numPr>
          <w:ilvl w:val="0"/>
          <w:numId w:val="14"/>
        </w:numPr>
        <w:rPr>
          <w:rFonts w:cs="Iskoola Pota"/>
          <w:sz w:val="26"/>
          <w:szCs w:val="26"/>
          <w:lang w:bidi="si-LK"/>
        </w:rPr>
      </w:pPr>
      <w:r>
        <w:rPr>
          <w:rFonts w:cs="Iskoola Pota"/>
          <w:sz w:val="26"/>
          <w:szCs w:val="26"/>
          <w:lang w:bidi="si-LK"/>
        </w:rPr>
        <w:br w:type="page"/>
      </w:r>
      <w:r w:rsidR="00BE695F">
        <w:rPr>
          <w:noProof/>
          <w:lang w:bidi="si-LK"/>
        </w:rPr>
        <w:lastRenderedPageBreak/>
        <mc:AlternateContent>
          <mc:Choice Requires="wps">
            <w:drawing>
              <wp:anchor distT="0" distB="0" distL="114300" distR="114300" simplePos="0" relativeHeight="251658264" behindDoc="0" locked="0" layoutInCell="1" allowOverlap="1" wp14:anchorId="69234C6D" wp14:editId="71BADD56">
                <wp:simplePos x="0" y="0"/>
                <wp:positionH relativeFrom="margin">
                  <wp:align>left</wp:align>
                </wp:positionH>
                <wp:positionV relativeFrom="paragraph">
                  <wp:posOffset>-3175</wp:posOffset>
                </wp:positionV>
                <wp:extent cx="5901055" cy="8785860"/>
                <wp:effectExtent l="0" t="0" r="23495" b="15240"/>
                <wp:wrapNone/>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785860"/>
                        </a:xfrm>
                        <a:prstGeom prst="rect">
                          <a:avLst/>
                        </a:prstGeom>
                        <a:solidFill>
                          <a:srgbClr val="FFFFFF"/>
                        </a:solidFill>
                        <a:ln w="9525">
                          <a:solidFill>
                            <a:schemeClr val="tx2">
                              <a:lumMod val="60000"/>
                              <a:lumOff val="40000"/>
                            </a:schemeClr>
                          </a:solidFill>
                          <a:miter lim="800000"/>
                          <a:headEnd/>
                          <a:tailEnd/>
                        </a:ln>
                      </wps:spPr>
                      <wps:txbx>
                        <w:txbxContent>
                          <w:p w14:paraId="527F6B52" w14:textId="77777777" w:rsidR="00BE695F" w:rsidRDefault="00BE695F" w:rsidP="00BE695F">
                            <w:pPr>
                              <w:ind w:left="2160" w:hanging="360"/>
                            </w:pPr>
                          </w:p>
                          <w:p w14:paraId="0A490BCB" w14:textId="77777777" w:rsidR="00BE695F" w:rsidRDefault="00BE695F" w:rsidP="00BE695F">
                            <w:pPr>
                              <w:pStyle w:val="ListParagraph"/>
                              <w:numPr>
                                <w:ilvl w:val="2"/>
                                <w:numId w:val="15"/>
                              </w:numPr>
                            </w:pPr>
                            <w:r>
                              <w:t>- Human emotions detection module</w:t>
                            </w:r>
                          </w:p>
                          <w:p w14:paraId="2F562BB6" w14:textId="77777777" w:rsidR="00BE695F" w:rsidRDefault="00BE695F" w:rsidP="00BE695F">
                            <w:pPr>
                              <w:pStyle w:val="ListParagraph"/>
                              <w:numPr>
                                <w:ilvl w:val="2"/>
                                <w:numId w:val="15"/>
                              </w:numPr>
                            </w:pPr>
                            <w:r>
                              <w:t>- Keyword detection module (This will be used to assess the verbal or written inputs of the assessments)</w:t>
                            </w:r>
                          </w:p>
                          <w:p w14:paraId="175984B5" w14:textId="7A91B666" w:rsidR="00414E2C" w:rsidRDefault="00BE695F" w:rsidP="00BE695F">
                            <w:pPr>
                              <w:pStyle w:val="ListParagraph"/>
                              <w:numPr>
                                <w:ilvl w:val="2"/>
                                <w:numId w:val="15"/>
                              </w:numPr>
                            </w:pPr>
                            <w:r>
                              <w:t>- Best methodology prediction module</w:t>
                            </w:r>
                          </w:p>
                          <w:p w14:paraId="03E818E7" w14:textId="1EECA9CB" w:rsidR="00BE695F" w:rsidRDefault="00BE695F" w:rsidP="00BE695F">
                            <w:pPr>
                              <w:pStyle w:val="ListParagraph"/>
                              <w:numPr>
                                <w:ilvl w:val="0"/>
                                <w:numId w:val="14"/>
                              </w:numPr>
                            </w:pPr>
                            <w:r>
                              <w:t>Identification of potential learning strategies</w:t>
                            </w:r>
                          </w:p>
                          <w:p w14:paraId="7A100F03" w14:textId="77777777" w:rsidR="00BE695F" w:rsidRDefault="00BE695F" w:rsidP="00BE695F">
                            <w:pPr>
                              <w:pStyle w:val="ListParagraph"/>
                              <w:numPr>
                                <w:ilvl w:val="1"/>
                                <w:numId w:val="14"/>
                              </w:numPr>
                            </w:pPr>
                            <w:r>
                              <w:t>This step is to identify new learning strategies that can introduce to the student via the platform. Currently we have identified,</w:t>
                            </w:r>
                          </w:p>
                          <w:p w14:paraId="551CCFAA" w14:textId="77777777" w:rsidR="00BE695F" w:rsidRDefault="00BE695F" w:rsidP="00BE695F">
                            <w:pPr>
                              <w:pStyle w:val="ListParagraph"/>
                              <w:numPr>
                                <w:ilvl w:val="2"/>
                                <w:numId w:val="14"/>
                              </w:numPr>
                            </w:pPr>
                            <w:r>
                              <w:t>- Text with theory concepts (suggesting theory concepts in the reference books)</w:t>
                            </w:r>
                          </w:p>
                          <w:p w14:paraId="4D57840C" w14:textId="77777777" w:rsidR="00BE695F" w:rsidRDefault="00BE695F" w:rsidP="00BE695F">
                            <w:pPr>
                              <w:pStyle w:val="ListParagraph"/>
                              <w:numPr>
                                <w:ilvl w:val="2"/>
                                <w:numId w:val="14"/>
                              </w:numPr>
                            </w:pPr>
                            <w:r>
                              <w:t>- Visual explanations of the theory concepts (suggestion of filtered YouTube videos, recorded lecture videos)</w:t>
                            </w:r>
                          </w:p>
                          <w:p w14:paraId="3171B1A7" w14:textId="77777777" w:rsidR="00BE695F" w:rsidRDefault="00BE695F" w:rsidP="00BE695F">
                            <w:pPr>
                              <w:pStyle w:val="ListParagraph"/>
                              <w:numPr>
                                <w:ilvl w:val="2"/>
                                <w:numId w:val="14"/>
                              </w:numPr>
                            </w:pPr>
                            <w:r>
                              <w:t>- Verbal/audio books (Text-to-speech, Audiobooks)</w:t>
                            </w:r>
                          </w:p>
                          <w:p w14:paraId="71B91FB8" w14:textId="77777777" w:rsidR="00BE695F" w:rsidRDefault="00BE695F" w:rsidP="00BE695F">
                            <w:pPr>
                              <w:pStyle w:val="ListParagraph"/>
                              <w:numPr>
                                <w:ilvl w:val="2"/>
                                <w:numId w:val="14"/>
                              </w:numPr>
                            </w:pPr>
                            <w:r>
                              <w:t>- Live lectures</w:t>
                            </w:r>
                          </w:p>
                          <w:p w14:paraId="6602BDB1" w14:textId="77777777" w:rsidR="00BE695F" w:rsidRDefault="00BE695F" w:rsidP="00BE695F">
                            <w:pPr>
                              <w:pStyle w:val="ListParagraph"/>
                              <w:numPr>
                                <w:ilvl w:val="2"/>
                                <w:numId w:val="14"/>
                              </w:numPr>
                            </w:pPr>
                            <w:r>
                              <w:t xml:space="preserve">- Real-time engagement activities (repl.it, </w:t>
                            </w:r>
                            <w:proofErr w:type="spellStart"/>
                            <w:r>
                              <w:t>codebyte</w:t>
                            </w:r>
                            <w:proofErr w:type="spellEnd"/>
                            <w:r>
                              <w:t xml:space="preserve">, </w:t>
                            </w:r>
                            <w:proofErr w:type="spellStart"/>
                            <w:r>
                              <w:t>litecode</w:t>
                            </w:r>
                            <w:proofErr w:type="spellEnd"/>
                            <w:r>
                              <w:t xml:space="preserve"> web-applications)</w:t>
                            </w:r>
                          </w:p>
                          <w:p w14:paraId="12342637" w14:textId="1F1EDB45" w:rsidR="00BE695F" w:rsidRDefault="00BE695F" w:rsidP="00BE695F">
                            <w:pPr>
                              <w:pStyle w:val="ListParagraph"/>
                              <w:numPr>
                                <w:ilvl w:val="1"/>
                                <w:numId w:val="14"/>
                              </w:numPr>
                            </w:pPr>
                            <w:r>
                              <w:t xml:space="preserve">In this module, the application will look and identify </w:t>
                            </w:r>
                            <w:r w:rsidR="0009246A">
                              <w:t xml:space="preserve">potential combination of best learning strategies. </w:t>
                            </w:r>
                          </w:p>
                          <w:p w14:paraId="53577E01" w14:textId="77777777" w:rsidR="00BE695F" w:rsidRDefault="00BE695F" w:rsidP="00BE695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234C6D" id="_x0000_s1042" type="#_x0000_t202" style="position:absolute;left:0;text-align:left;margin-left:0;margin-top:-.25pt;width:464.65pt;height:691.8pt;z-index:251658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" strokecolor="#548dd4 [1951]">
                <v:textbox>
                  <w:txbxContent>
                    <w:p w14:paraId="527F6B52" w14:textId="77777777" w:rsidR="00BE695F" w:rsidRDefault="00BE695F" w:rsidP="00BE695F">
                      <w:pPr>
                        <w:ind w:left="2160" w:hanging="360"/>
                      </w:pPr>
                    </w:p>
                    <w:p w14:paraId="0A490BCB" w14:textId="77777777" w:rsidR="00BE695F" w:rsidRDefault="00BE695F" w:rsidP="00BE695F">
                      <w:pPr>
                        <w:pStyle w:val="ListParagraph"/>
                        <w:numPr>
                          <w:ilvl w:val="2"/>
                          <w:numId w:val="15"/>
                        </w:numPr>
                      </w:pPr>
                      <w:r>
                        <w:t>- Human emotions detection module</w:t>
                      </w:r>
                    </w:p>
                    <w:p w14:paraId="2F562BB6" w14:textId="77777777" w:rsidR="00BE695F" w:rsidRDefault="00BE695F" w:rsidP="00BE695F">
                      <w:pPr>
                        <w:pStyle w:val="ListParagraph"/>
                        <w:numPr>
                          <w:ilvl w:val="2"/>
                          <w:numId w:val="15"/>
                        </w:numPr>
                      </w:pPr>
                      <w:r>
                        <w:t>- Keyword detection module (This will be used to assess the verbal or written inputs of the assessments)</w:t>
                      </w:r>
                    </w:p>
                    <w:p w14:paraId="175984B5" w14:textId="7A91B666" w:rsidR="00414E2C" w:rsidRDefault="00BE695F" w:rsidP="00BE695F">
                      <w:pPr>
                        <w:pStyle w:val="ListParagraph"/>
                        <w:numPr>
                          <w:ilvl w:val="2"/>
                          <w:numId w:val="15"/>
                        </w:numPr>
                      </w:pPr>
                      <w:r>
                        <w:t>- Best methodology prediction module</w:t>
                      </w:r>
                    </w:p>
                    <w:p w14:paraId="03E818E7" w14:textId="1EECA9CB" w:rsidR="00BE695F" w:rsidRDefault="00BE695F" w:rsidP="00BE695F">
                      <w:pPr>
                        <w:pStyle w:val="ListParagraph"/>
                        <w:numPr>
                          <w:ilvl w:val="0"/>
                          <w:numId w:val="14"/>
                        </w:numPr>
                      </w:pPr>
                      <w:r>
                        <w:t>Identification of potential learning strategies</w:t>
                      </w:r>
                    </w:p>
                    <w:p w14:paraId="7A100F03" w14:textId="77777777" w:rsidR="00BE695F" w:rsidRDefault="00BE695F" w:rsidP="00BE695F">
                      <w:pPr>
                        <w:pStyle w:val="ListParagraph"/>
                        <w:numPr>
                          <w:ilvl w:val="1"/>
                          <w:numId w:val="14"/>
                        </w:numPr>
                      </w:pPr>
                      <w:r>
                        <w:t>This step is to identify new learning strategies that can introduce to the student via the platform. Currently we have identified,</w:t>
                      </w:r>
                    </w:p>
                    <w:p w14:paraId="551CCFAA" w14:textId="77777777" w:rsidR="00BE695F" w:rsidRDefault="00BE695F" w:rsidP="00BE695F">
                      <w:pPr>
                        <w:pStyle w:val="ListParagraph"/>
                        <w:numPr>
                          <w:ilvl w:val="2"/>
                          <w:numId w:val="14"/>
                        </w:numPr>
                      </w:pPr>
                      <w:r>
                        <w:t>- Text with theory concepts (suggesting theory concepts in the reference books)</w:t>
                      </w:r>
                    </w:p>
                    <w:p w14:paraId="4D57840C" w14:textId="77777777" w:rsidR="00BE695F" w:rsidRDefault="00BE695F" w:rsidP="00BE695F">
                      <w:pPr>
                        <w:pStyle w:val="ListParagraph"/>
                        <w:numPr>
                          <w:ilvl w:val="2"/>
                          <w:numId w:val="14"/>
                        </w:numPr>
                      </w:pPr>
                      <w:r>
                        <w:t>- Visual explanations of the theory concepts (suggestion of filtered YouTube videos, recorded lecture videos)</w:t>
                      </w:r>
                    </w:p>
                    <w:p w14:paraId="3171B1A7" w14:textId="77777777" w:rsidR="00BE695F" w:rsidRDefault="00BE695F" w:rsidP="00BE695F">
                      <w:pPr>
                        <w:pStyle w:val="ListParagraph"/>
                        <w:numPr>
                          <w:ilvl w:val="2"/>
                          <w:numId w:val="14"/>
                        </w:numPr>
                      </w:pPr>
                      <w:r>
                        <w:t>- Verbal/audio books (Text-to-speech, Audiobooks)</w:t>
                      </w:r>
                    </w:p>
                    <w:p w14:paraId="71B91FB8" w14:textId="77777777" w:rsidR="00BE695F" w:rsidRDefault="00BE695F" w:rsidP="00BE695F">
                      <w:pPr>
                        <w:pStyle w:val="ListParagraph"/>
                        <w:numPr>
                          <w:ilvl w:val="2"/>
                          <w:numId w:val="14"/>
                        </w:numPr>
                      </w:pPr>
                      <w:r>
                        <w:t>- Live lectures</w:t>
                      </w:r>
                    </w:p>
                    <w:p w14:paraId="6602BDB1" w14:textId="77777777" w:rsidR="00BE695F" w:rsidRDefault="00BE695F" w:rsidP="00BE695F">
                      <w:pPr>
                        <w:pStyle w:val="ListParagraph"/>
                        <w:numPr>
                          <w:ilvl w:val="2"/>
                          <w:numId w:val="14"/>
                        </w:numPr>
                      </w:pPr>
                      <w:r>
                        <w:t xml:space="preserve">- Real-time engagement activities (repl.it, </w:t>
                      </w:r>
                      <w:proofErr w:type="spellStart"/>
                      <w:r>
                        <w:t>codebyte</w:t>
                      </w:r>
                      <w:proofErr w:type="spellEnd"/>
                      <w:r>
                        <w:t xml:space="preserve">, </w:t>
                      </w:r>
                      <w:proofErr w:type="spellStart"/>
                      <w:r>
                        <w:t>litecode</w:t>
                      </w:r>
                      <w:proofErr w:type="spellEnd"/>
                      <w:r>
                        <w:t xml:space="preserve"> web-applications)</w:t>
                      </w:r>
                    </w:p>
                    <w:p w14:paraId="12342637" w14:textId="1F1EDB45" w:rsidR="00BE695F" w:rsidRDefault="00BE695F" w:rsidP="00BE695F">
                      <w:pPr>
                        <w:pStyle w:val="ListParagraph"/>
                        <w:numPr>
                          <w:ilvl w:val="1"/>
                          <w:numId w:val="14"/>
                        </w:numPr>
                      </w:pPr>
                      <w:r>
                        <w:t xml:space="preserve">In this module, the application will look and identify </w:t>
                      </w:r>
                      <w:r w:rsidR="0009246A">
                        <w:t xml:space="preserve">potential combination of best learning strategies. </w:t>
                      </w:r>
                    </w:p>
                    <w:p w14:paraId="53577E01" w14:textId="77777777" w:rsidR="00BE695F" w:rsidRDefault="00BE695F" w:rsidP="00BE695F"/>
                  </w:txbxContent>
                </v:textbox>
                <w10:wrap anchorx="margin"/>
              </v:shape>
            </w:pict>
          </mc:Fallback>
        </mc:AlternateContent>
      </w:r>
      <w:r w:rsidR="00BE695F">
        <w:rPr>
          <w:rFonts w:cs="Iskoola Pota"/>
          <w:sz w:val="26"/>
          <w:szCs w:val="26"/>
          <w:lang w:bidi="si-LK"/>
        </w:rPr>
        <w:br w:type="page"/>
      </w:r>
    </w:p>
    <w:p w14:paraId="6B5B2372" w14:textId="2EF09938" w:rsidR="00F154D4" w:rsidRDefault="007D485F" w:rsidP="007B071D">
      <w:pPr>
        <w:rPr>
          <w:rFonts w:cs="Iskoola Pota"/>
          <w:sz w:val="26"/>
          <w:szCs w:val="26"/>
          <w:lang w:bidi="si-LK"/>
        </w:rPr>
      </w:pPr>
      <w:r>
        <w:rPr>
          <w:noProof/>
          <w:lang w:bidi="si-LK"/>
        </w:rPr>
        <w:lastRenderedPageBreak/>
        <mc:AlternateContent>
          <mc:Choice Requires="wps">
            <w:drawing>
              <wp:anchor distT="0" distB="0" distL="114300" distR="114300" simplePos="0" relativeHeight="251658247" behindDoc="0" locked="0" layoutInCell="1" allowOverlap="1" wp14:anchorId="648D8D53" wp14:editId="7C6CF382">
                <wp:simplePos x="0" y="0"/>
                <wp:positionH relativeFrom="column">
                  <wp:posOffset>-7620</wp:posOffset>
                </wp:positionH>
                <wp:positionV relativeFrom="paragraph">
                  <wp:posOffset>4445</wp:posOffset>
                </wp:positionV>
                <wp:extent cx="5901055" cy="8938260"/>
                <wp:effectExtent l="0" t="0" r="23495" b="1524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938260"/>
                        </a:xfrm>
                        <a:prstGeom prst="rect">
                          <a:avLst/>
                        </a:prstGeom>
                        <a:solidFill>
                          <a:srgbClr val="FFFFFF"/>
                        </a:solidFill>
                        <a:ln w="9525">
                          <a:solidFill>
                            <a:schemeClr val="tx2">
                              <a:lumMod val="60000"/>
                              <a:lumOff val="40000"/>
                            </a:schemeClr>
                          </a:solidFill>
                          <a:miter lim="800000"/>
                          <a:headEnd/>
                          <a:tailEnd/>
                        </a:ln>
                      </wps:spPr>
                      <wps:txbx>
                        <w:txbxContent>
                          <w:p w14:paraId="457C2853" w14:textId="77777777" w:rsidR="007D485F" w:rsidRDefault="007D485F" w:rsidP="007B071D"/>
                          <w:p w14:paraId="003D75BA" w14:textId="315C858C" w:rsidR="007B071D" w:rsidRDefault="007B071D" w:rsidP="007B071D">
                            <w:r>
                              <w:t>Member 2</w:t>
                            </w:r>
                            <w:r w:rsidR="0076512F">
                              <w:t xml:space="preserve">: </w:t>
                            </w:r>
                            <w:proofErr w:type="spellStart"/>
                            <w:r w:rsidR="0076512F">
                              <w:t>Thammita</w:t>
                            </w:r>
                            <w:proofErr w:type="spellEnd"/>
                            <w:r w:rsidR="0076512F">
                              <w:t xml:space="preserve"> D.H.M.M.P – IT19120362</w:t>
                            </w:r>
                          </w:p>
                          <w:p w14:paraId="2CED04F1" w14:textId="1BE36732" w:rsidR="007D485F" w:rsidRDefault="007D485F" w:rsidP="007B071D">
                            <w:r>
                              <w:rPr>
                                <w:rStyle w:val="normaltextrun"/>
                                <w:rFonts w:ascii="Calibri" w:hAnsi="Calibri" w:cs="Calibri"/>
                                <w:color w:val="000000"/>
                                <w:shd w:val="clear" w:color="auto" w:fill="FFFFFF"/>
                              </w:rPr>
                              <w:t>Building up “identification and recommendation” algorithm to cater the best suited subject theories to the student in a systemic way.</w:t>
                            </w:r>
                          </w:p>
                          <w:p w14:paraId="21F0B9FF" w14:textId="3FB79815" w:rsidR="00BD42E5" w:rsidRDefault="00BD42E5" w:rsidP="007B071D">
                            <w:r>
                              <w:t xml:space="preserve">The entire </w:t>
                            </w:r>
                            <w:r w:rsidR="000D5CB2">
                              <w:t xml:space="preserve">component can be divided into four major </w:t>
                            </w:r>
                            <w:r w:rsidR="00C94DD7">
                              <w:t>subcomponents</w:t>
                            </w:r>
                            <w:r w:rsidR="000D5CB2">
                              <w:t xml:space="preserve"> as follows,</w:t>
                            </w:r>
                          </w:p>
                          <w:p w14:paraId="605D43B2" w14:textId="1441B895" w:rsidR="007B071D" w:rsidRDefault="001862BE" w:rsidP="001862BE">
                            <w:pPr>
                              <w:pStyle w:val="ListParagraph"/>
                              <w:numPr>
                                <w:ilvl w:val="0"/>
                                <w:numId w:val="8"/>
                              </w:numPr>
                            </w:pPr>
                            <w:r>
                              <w:t xml:space="preserve">Identification </w:t>
                            </w:r>
                            <w:r w:rsidR="00717DDF">
                              <w:t xml:space="preserve">of the best suited </w:t>
                            </w:r>
                            <w:r w:rsidR="00BC00C9">
                              <w:t xml:space="preserve">learning plan of </w:t>
                            </w:r>
                            <w:r w:rsidR="00656C30">
                              <w:t xml:space="preserve">for </w:t>
                            </w:r>
                            <w:r w:rsidR="00035E6D">
                              <w:t>an individual student</w:t>
                            </w:r>
                          </w:p>
                          <w:p w14:paraId="6FF948F3" w14:textId="7D61A1B7" w:rsidR="00B80073" w:rsidRDefault="00247C19" w:rsidP="00B80073">
                            <w:pPr>
                              <w:pStyle w:val="ListParagraph"/>
                              <w:numPr>
                                <w:ilvl w:val="1"/>
                                <w:numId w:val="8"/>
                              </w:numPr>
                            </w:pPr>
                            <w:r>
                              <w:t xml:space="preserve">This step </w:t>
                            </w:r>
                            <w:r w:rsidR="00C23E2A">
                              <w:t xml:space="preserve">will use the results provided by other </w:t>
                            </w:r>
                            <w:r w:rsidR="00A32DEB">
                              <w:t xml:space="preserve">modules </w:t>
                            </w:r>
                            <w:r w:rsidR="00E53DFC">
                              <w:t>(</w:t>
                            </w:r>
                            <w:r w:rsidR="00A4320D">
                              <w:t xml:space="preserve">Best Learning strategy, </w:t>
                            </w:r>
                            <w:r w:rsidR="00785788">
                              <w:t xml:space="preserve">Best Suited Evaluation </w:t>
                            </w:r>
                            <w:r w:rsidR="00253BFA">
                              <w:t>M</w:t>
                            </w:r>
                            <w:r w:rsidR="00785788">
                              <w:t xml:space="preserve">ethod, </w:t>
                            </w:r>
                            <w:r w:rsidR="00EA0EAF">
                              <w:t>Expert</w:t>
                            </w:r>
                            <w:r w:rsidR="00253BFA">
                              <w:t xml:space="preserve"> S</w:t>
                            </w:r>
                            <w:r w:rsidR="00EA0EAF">
                              <w:t xml:space="preserve">ubject </w:t>
                            </w:r>
                            <w:r w:rsidR="00BC5C83">
                              <w:t>Area) of</w:t>
                            </w:r>
                            <w:r w:rsidR="00A32DEB">
                              <w:t xml:space="preserve"> the systems as well as the background data of the </w:t>
                            </w:r>
                            <w:r w:rsidR="004957D9">
                              <w:t>students (</w:t>
                            </w:r>
                            <w:r w:rsidR="00A32DEB">
                              <w:t>E</w:t>
                            </w:r>
                            <w:r w:rsidR="005E6D37">
                              <w:t>x</w:t>
                            </w:r>
                            <w:r w:rsidR="00873F59">
                              <w:t xml:space="preserve">: age, </w:t>
                            </w:r>
                            <w:r w:rsidR="00780ADA">
                              <w:t>Student subject preference</w:t>
                            </w:r>
                            <w:r w:rsidR="00465BA2">
                              <w:t>, ambition of the student</w:t>
                            </w:r>
                            <w:r w:rsidR="00F96F76">
                              <w:t>, etc.</w:t>
                            </w:r>
                            <w:r w:rsidR="00A32DEB">
                              <w:t>)</w:t>
                            </w:r>
                          </w:p>
                          <w:p w14:paraId="5FA8110F" w14:textId="6A5BB5E3" w:rsidR="00B13EEE" w:rsidRDefault="00B13EEE" w:rsidP="00B80073">
                            <w:pPr>
                              <w:pStyle w:val="ListParagraph"/>
                              <w:numPr>
                                <w:ilvl w:val="1"/>
                                <w:numId w:val="8"/>
                              </w:numPr>
                            </w:pPr>
                            <w:r>
                              <w:t>It is proposed to use decision tree algorithms</w:t>
                            </w:r>
                            <w:r w:rsidR="009D3E01">
                              <w:t xml:space="preserve"> using python</w:t>
                            </w:r>
                            <w:r>
                              <w:t xml:space="preserve"> in</w:t>
                            </w:r>
                            <w:r w:rsidR="00F63D3B">
                              <w:t xml:space="preserve"> implementing </w:t>
                            </w:r>
                            <w:r w:rsidR="009D3E01">
                              <w:t>this prediction module</w:t>
                            </w:r>
                            <w:r w:rsidR="00BC5C83">
                              <w:t>.</w:t>
                            </w:r>
                          </w:p>
                          <w:p w14:paraId="32535DE5" w14:textId="2B25C8DC" w:rsidR="00BC5C83" w:rsidRDefault="00E76CE9" w:rsidP="00B80073">
                            <w:pPr>
                              <w:pStyle w:val="ListParagraph"/>
                              <w:numPr>
                                <w:ilvl w:val="1"/>
                                <w:numId w:val="8"/>
                              </w:numPr>
                            </w:pPr>
                            <w:r>
                              <w:t xml:space="preserve">This will be implemented as a separate </w:t>
                            </w:r>
                            <w:r w:rsidR="000D0500">
                              <w:t xml:space="preserve">module that </w:t>
                            </w:r>
                            <w:r w:rsidR="00C03CA0">
                              <w:t>can be exposed as an API</w:t>
                            </w:r>
                            <w:r w:rsidR="00157408">
                              <w:t>.</w:t>
                            </w:r>
                          </w:p>
                          <w:p w14:paraId="0789DC5D" w14:textId="2F50EDEA" w:rsidR="00253BFA" w:rsidRDefault="00F34ABF" w:rsidP="00253BFA">
                            <w:pPr>
                              <w:pStyle w:val="ListParagraph"/>
                              <w:numPr>
                                <w:ilvl w:val="0"/>
                                <w:numId w:val="8"/>
                              </w:numPr>
                            </w:pPr>
                            <w:r>
                              <w:t xml:space="preserve">Identification of the subject scope based on references and </w:t>
                            </w:r>
                            <w:r w:rsidR="00195FF1">
                              <w:t>the syllabus.</w:t>
                            </w:r>
                          </w:p>
                          <w:p w14:paraId="50DD0D1D" w14:textId="3D4C15C9" w:rsidR="00195FF1" w:rsidRDefault="00195FF1" w:rsidP="00195FF1">
                            <w:pPr>
                              <w:pStyle w:val="ListParagraph"/>
                              <w:numPr>
                                <w:ilvl w:val="1"/>
                                <w:numId w:val="8"/>
                              </w:numPr>
                            </w:pPr>
                            <w:r>
                              <w:t xml:space="preserve">This is an optional feature that allows </w:t>
                            </w:r>
                            <w:r w:rsidR="004C66CB">
                              <w:t xml:space="preserve">tutors to feed their expected </w:t>
                            </w:r>
                            <w:r w:rsidR="00E073BD">
                              <w:t>syllabus and the reference</w:t>
                            </w:r>
                            <w:r w:rsidR="00D84EF6">
                              <w:t xml:space="preserve"> materials</w:t>
                            </w:r>
                            <w:r w:rsidR="00E073BD">
                              <w:t xml:space="preserve"> into the system </w:t>
                            </w:r>
                            <w:r w:rsidR="005214FD">
                              <w:t>which</w:t>
                            </w:r>
                            <w:r w:rsidR="008E49D5">
                              <w:t xml:space="preserve"> will used </w:t>
                            </w:r>
                            <w:r w:rsidR="0066718B">
                              <w:t xml:space="preserve">in identifying </w:t>
                            </w:r>
                            <w:r w:rsidR="00844FD2">
                              <w:t xml:space="preserve">the scope of the subject </w:t>
                            </w:r>
                            <w:r w:rsidR="00A65CE9">
                              <w:t xml:space="preserve">that is </w:t>
                            </w:r>
                            <w:r w:rsidR="00546F43">
                              <w:t>intended to be taught.</w:t>
                            </w:r>
                          </w:p>
                          <w:p w14:paraId="530DD0A0" w14:textId="7D8D956D" w:rsidR="00546F43" w:rsidRDefault="00D84DC2" w:rsidP="00195FF1">
                            <w:pPr>
                              <w:pStyle w:val="ListParagraph"/>
                              <w:numPr>
                                <w:ilvl w:val="1"/>
                                <w:numId w:val="8"/>
                              </w:numPr>
                            </w:pPr>
                            <w:r>
                              <w:t xml:space="preserve">The system has the ability of </w:t>
                            </w:r>
                            <w:r w:rsidR="009A321D">
                              <w:t>r</w:t>
                            </w:r>
                            <w:r w:rsidR="00DC463A">
                              <w:t xml:space="preserve">ecommending the </w:t>
                            </w:r>
                            <w:r w:rsidR="0069013A">
                              <w:t xml:space="preserve">best suited </w:t>
                            </w:r>
                            <w:r w:rsidR="006946B0">
                              <w:t xml:space="preserve">learning materials to </w:t>
                            </w:r>
                            <w:r w:rsidR="009A321D">
                              <w:t>students</w:t>
                            </w:r>
                            <w:r w:rsidR="00783743">
                              <w:t xml:space="preserve"> </w:t>
                            </w:r>
                            <w:r w:rsidR="00F23E54">
                              <w:t xml:space="preserve">with or without having a </w:t>
                            </w:r>
                            <w:r w:rsidR="00911E83">
                              <w:t>subject scope provided by the tutor</w:t>
                            </w:r>
                            <w:r w:rsidR="009A321D">
                              <w:t>.</w:t>
                            </w:r>
                          </w:p>
                          <w:p w14:paraId="1E54534F" w14:textId="4DF86DE5" w:rsidR="006B466E" w:rsidRDefault="00EB276D" w:rsidP="00195FF1">
                            <w:pPr>
                              <w:pStyle w:val="ListParagraph"/>
                              <w:numPr>
                                <w:ilvl w:val="1"/>
                                <w:numId w:val="8"/>
                              </w:numPr>
                            </w:pPr>
                            <w:r>
                              <w:t xml:space="preserve">This will be implemented using text classification technologies </w:t>
                            </w:r>
                            <w:r w:rsidR="000F0F4C">
                              <w:t>that comes with Python</w:t>
                            </w:r>
                            <w:r w:rsidR="006A651B">
                              <w:t xml:space="preserve"> </w:t>
                            </w:r>
                            <w:r w:rsidR="000F0F4C">
                              <w:t>(NLTK)</w:t>
                            </w:r>
                          </w:p>
                          <w:p w14:paraId="312242D3" w14:textId="77777777" w:rsidR="000F0F4C" w:rsidRDefault="004625DC" w:rsidP="000F0F4C">
                            <w:pPr>
                              <w:pStyle w:val="ListParagraph"/>
                              <w:numPr>
                                <w:ilvl w:val="0"/>
                                <w:numId w:val="8"/>
                              </w:numPr>
                            </w:pPr>
                            <w:r>
                              <w:t>Learning material classification and analysis</w:t>
                            </w:r>
                          </w:p>
                          <w:p w14:paraId="2875119C" w14:textId="77777777" w:rsidR="006446B3" w:rsidRDefault="00422311" w:rsidP="004A27C4">
                            <w:pPr>
                              <w:pStyle w:val="ListParagraph"/>
                              <w:numPr>
                                <w:ilvl w:val="1"/>
                                <w:numId w:val="8"/>
                              </w:numPr>
                            </w:pPr>
                            <w:r>
                              <w:t xml:space="preserve">Intention of having this module is to classify and analyze </w:t>
                            </w:r>
                            <w:r w:rsidR="00E3273D">
                              <w:t>the lea</w:t>
                            </w:r>
                            <w:r w:rsidR="004264AD">
                              <w:t>rning materials that are available over the internet</w:t>
                            </w:r>
                            <w:r w:rsidR="004F4D74">
                              <w:t>.</w:t>
                            </w:r>
                            <w:r w:rsidR="004A27C4" w:rsidRPr="004A27C4">
                              <w:t xml:space="preserve"> </w:t>
                            </w:r>
                          </w:p>
                          <w:p w14:paraId="54F8D3D7" w14:textId="16CF441F" w:rsidR="004A27C4" w:rsidRDefault="004A27C4" w:rsidP="004A27C4">
                            <w:pPr>
                              <w:pStyle w:val="ListParagraph"/>
                              <w:numPr>
                                <w:ilvl w:val="1"/>
                                <w:numId w:val="8"/>
                              </w:numPr>
                            </w:pPr>
                            <w:r>
                              <w:t>System will access to the freely available learning materials over the internet and then these materials will be classified and based on some factors (Material Type, Material Ratings, Publication Year, Publisher Ratings, comments, etc.)</w:t>
                            </w:r>
                          </w:p>
                          <w:p w14:paraId="68E3C36F" w14:textId="77777777" w:rsidR="004A27C4" w:rsidRDefault="004A27C4" w:rsidP="004A27C4">
                            <w:pPr>
                              <w:pStyle w:val="ListParagraph"/>
                              <w:numPr>
                                <w:ilvl w:val="1"/>
                                <w:numId w:val="8"/>
                              </w:numPr>
                            </w:pPr>
                            <w:r>
                              <w:t>Input factors of this module also will have their separate prediction and identification modules to process their individual outputs. (Ex: Publisher analyzing and rating module, Comment Classification module).</w:t>
                            </w:r>
                          </w:p>
                          <w:p w14:paraId="04CD5B7C" w14:textId="77777777" w:rsidR="004A27C4" w:rsidRDefault="004A27C4" w:rsidP="004A27C4">
                            <w:pPr>
                              <w:pStyle w:val="ListParagraph"/>
                              <w:numPr>
                                <w:ilvl w:val="1"/>
                                <w:numId w:val="8"/>
                              </w:numPr>
                            </w:pPr>
                            <w:r>
                              <w:t>Logistic Regression algorithms, Python based NLP technologies and even publicly available services such as Google “</w:t>
                            </w:r>
                            <w:proofErr w:type="spellStart"/>
                            <w:r>
                              <w:t>AutoML</w:t>
                            </w:r>
                            <w:proofErr w:type="spellEnd"/>
                            <w:r>
                              <w:t xml:space="preserve">” will be used in implementing main and </w:t>
                            </w:r>
                            <w:r w:rsidRPr="001078B9">
                              <w:t>subcomponents</w:t>
                            </w:r>
                            <w:r>
                              <w:t xml:space="preserve"> of this module.</w:t>
                            </w:r>
                          </w:p>
                          <w:p w14:paraId="553B5593" w14:textId="77777777" w:rsidR="004A27C4" w:rsidRDefault="004A27C4" w:rsidP="004A27C4">
                            <w:pPr>
                              <w:pStyle w:val="ListParagraph"/>
                              <w:numPr>
                                <w:ilvl w:val="0"/>
                                <w:numId w:val="8"/>
                              </w:numPr>
                            </w:pPr>
                            <w:r>
                              <w:t>Best Suited Learning Material Identification and Recommendation</w:t>
                            </w:r>
                          </w:p>
                          <w:p w14:paraId="604EC4B6" w14:textId="77777777" w:rsidR="004A27C4" w:rsidRDefault="004A27C4" w:rsidP="004A27C4">
                            <w:pPr>
                              <w:pStyle w:val="ListParagraph"/>
                              <w:numPr>
                                <w:ilvl w:val="1"/>
                                <w:numId w:val="8"/>
                              </w:numPr>
                            </w:pPr>
                            <w:r>
                              <w:t>This could be explained as the combining module of the above three modules.</w:t>
                            </w:r>
                          </w:p>
                          <w:p w14:paraId="48DD71ED" w14:textId="77777777" w:rsidR="004A27C4" w:rsidRDefault="004A27C4" w:rsidP="004A27C4">
                            <w:pPr>
                              <w:pStyle w:val="ListParagraph"/>
                              <w:numPr>
                                <w:ilvl w:val="1"/>
                                <w:numId w:val="8"/>
                              </w:numPr>
                            </w:pPr>
                            <w:r>
                              <w:t xml:space="preserve">This module will take the predictions of the above three module and will recommend the best suited learning materials for a student based on his/her best suited learning plan, Intended Subject </w:t>
                            </w:r>
                            <w:proofErr w:type="gramStart"/>
                            <w:r>
                              <w:t>Scope</w:t>
                            </w:r>
                            <w:proofErr w:type="gramEnd"/>
                            <w:r>
                              <w:t xml:space="preserve"> and best learning materials.</w:t>
                            </w:r>
                          </w:p>
                          <w:p w14:paraId="72687BF1" w14:textId="77777777" w:rsidR="004A27C4" w:rsidRDefault="004A27C4" w:rsidP="004A27C4">
                            <w:pPr>
                              <w:pStyle w:val="ListParagraph"/>
                              <w:numPr>
                                <w:ilvl w:val="1"/>
                                <w:numId w:val="8"/>
                              </w:numPr>
                            </w:pPr>
                            <w:r>
                              <w:t>According to the prediction of this module the Best Suited Learning materials will be identified and presented to the student.</w:t>
                            </w:r>
                          </w:p>
                          <w:p w14:paraId="2D67CD81" w14:textId="77777777" w:rsidR="004A27C4" w:rsidRDefault="004A27C4" w:rsidP="004A27C4">
                            <w:pPr>
                              <w:pStyle w:val="ListParagraph"/>
                              <w:numPr>
                                <w:ilvl w:val="1"/>
                                <w:numId w:val="8"/>
                              </w:numPr>
                            </w:pPr>
                            <w:r>
                              <w:t>Decision tree algorithms will be intended to use in making predictions through Best Suited Learning Material Identification module.</w:t>
                            </w:r>
                          </w:p>
                          <w:p w14:paraId="11552100" w14:textId="2E33A241" w:rsidR="007B071D" w:rsidRDefault="007B071D" w:rsidP="007B071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D8D53" id="_x0000_s1043" type="#_x0000_t202" style="position:absolute;margin-left:-.6pt;margin-top:.35pt;width:464.65pt;height:70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" strokecolor="#548dd4 [1951]">
                <v:textbox>
                  <w:txbxContent>
                    <w:p w14:paraId="457C2853" w14:textId="77777777" w:rsidR="007D485F" w:rsidRDefault="007D485F" w:rsidP="007B071D"/>
                    <w:p w14:paraId="003D75BA" w14:textId="315C858C" w:rsidR="007B071D" w:rsidRDefault="007B071D" w:rsidP="007B071D">
                      <w:r>
                        <w:t>Member 2</w:t>
                      </w:r>
                      <w:r w:rsidR="0076512F">
                        <w:t xml:space="preserve">: </w:t>
                      </w:r>
                      <w:proofErr w:type="spellStart"/>
                      <w:r w:rsidR="0076512F">
                        <w:t>Thammita</w:t>
                      </w:r>
                      <w:proofErr w:type="spellEnd"/>
                      <w:r w:rsidR="0076512F">
                        <w:t xml:space="preserve"> D.H.M.M.P – IT19120362</w:t>
                      </w:r>
                    </w:p>
                    <w:p w14:paraId="2CED04F1" w14:textId="1BE36732" w:rsidR="007D485F" w:rsidRDefault="007D485F" w:rsidP="007B071D">
                      <w:r>
                        <w:rPr>
                          <w:rStyle w:val="normaltextrun"/>
                          <w:rFonts w:ascii="Calibri" w:hAnsi="Calibri" w:cs="Calibri"/>
                          <w:color w:val="000000"/>
                          <w:shd w:val="clear" w:color="auto" w:fill="FFFFFF"/>
                        </w:rPr>
                        <w:t>Building up “identification and recommendation” algorithm to cater the best suited subject theories to the student in a systemic way.</w:t>
                      </w:r>
                    </w:p>
                    <w:p w14:paraId="21F0B9FF" w14:textId="3FB79815" w:rsidR="00BD42E5" w:rsidRDefault="00BD42E5" w:rsidP="007B071D">
                      <w:r>
                        <w:t xml:space="preserve">The entire </w:t>
                      </w:r>
                      <w:r w:rsidR="000D5CB2">
                        <w:t xml:space="preserve">component can be divided into four major </w:t>
                      </w:r>
                      <w:r w:rsidR="00C94DD7">
                        <w:t>subcomponents</w:t>
                      </w:r>
                      <w:r w:rsidR="000D5CB2">
                        <w:t xml:space="preserve"> as follows,</w:t>
                      </w:r>
                    </w:p>
                    <w:p w14:paraId="605D43B2" w14:textId="1441B895" w:rsidR="007B071D" w:rsidRDefault="001862BE" w:rsidP="001862BE">
                      <w:pPr>
                        <w:pStyle w:val="ListParagraph"/>
                        <w:numPr>
                          <w:ilvl w:val="0"/>
                          <w:numId w:val="8"/>
                        </w:numPr>
                      </w:pPr>
                      <w:r>
                        <w:t xml:space="preserve">Identification </w:t>
                      </w:r>
                      <w:r w:rsidR="00717DDF">
                        <w:t xml:space="preserve">of the best suited </w:t>
                      </w:r>
                      <w:r w:rsidR="00BC00C9">
                        <w:t xml:space="preserve">learning plan of </w:t>
                      </w:r>
                      <w:r w:rsidR="00656C30">
                        <w:t xml:space="preserve">for </w:t>
                      </w:r>
                      <w:r w:rsidR="00035E6D">
                        <w:t>an individual student</w:t>
                      </w:r>
                    </w:p>
                    <w:p w14:paraId="6FF948F3" w14:textId="7D61A1B7" w:rsidR="00B80073" w:rsidRDefault="00247C19" w:rsidP="00B80073">
                      <w:pPr>
                        <w:pStyle w:val="ListParagraph"/>
                        <w:numPr>
                          <w:ilvl w:val="1"/>
                          <w:numId w:val="8"/>
                        </w:numPr>
                      </w:pPr>
                      <w:r>
                        <w:t xml:space="preserve">This step </w:t>
                      </w:r>
                      <w:r w:rsidR="00C23E2A">
                        <w:t xml:space="preserve">will use the results provided by other </w:t>
                      </w:r>
                      <w:r w:rsidR="00A32DEB">
                        <w:t xml:space="preserve">modules </w:t>
                      </w:r>
                      <w:r w:rsidR="00E53DFC">
                        <w:t>(</w:t>
                      </w:r>
                      <w:r w:rsidR="00A4320D">
                        <w:t xml:space="preserve">Best Learning strategy, </w:t>
                      </w:r>
                      <w:r w:rsidR="00785788">
                        <w:t xml:space="preserve">Best Suited Evaluation </w:t>
                      </w:r>
                      <w:r w:rsidR="00253BFA">
                        <w:t>M</w:t>
                      </w:r>
                      <w:r w:rsidR="00785788">
                        <w:t xml:space="preserve">ethod, </w:t>
                      </w:r>
                      <w:r w:rsidR="00EA0EAF">
                        <w:t>Expert</w:t>
                      </w:r>
                      <w:r w:rsidR="00253BFA">
                        <w:t xml:space="preserve"> S</w:t>
                      </w:r>
                      <w:r w:rsidR="00EA0EAF">
                        <w:t xml:space="preserve">ubject </w:t>
                      </w:r>
                      <w:r w:rsidR="00BC5C83">
                        <w:t>Area) of</w:t>
                      </w:r>
                      <w:r w:rsidR="00A32DEB">
                        <w:t xml:space="preserve"> the systems as well as the background data of the </w:t>
                      </w:r>
                      <w:r w:rsidR="004957D9">
                        <w:t>students (</w:t>
                      </w:r>
                      <w:r w:rsidR="00A32DEB">
                        <w:t>E</w:t>
                      </w:r>
                      <w:r w:rsidR="005E6D37">
                        <w:t>x</w:t>
                      </w:r>
                      <w:r w:rsidR="00873F59">
                        <w:t xml:space="preserve">: age, </w:t>
                      </w:r>
                      <w:r w:rsidR="00780ADA">
                        <w:t>Student subject preference</w:t>
                      </w:r>
                      <w:r w:rsidR="00465BA2">
                        <w:t>, ambition of the student</w:t>
                      </w:r>
                      <w:r w:rsidR="00F96F76">
                        <w:t>, etc.</w:t>
                      </w:r>
                      <w:r w:rsidR="00A32DEB">
                        <w:t>)</w:t>
                      </w:r>
                    </w:p>
                    <w:p w14:paraId="5FA8110F" w14:textId="6A5BB5E3" w:rsidR="00B13EEE" w:rsidRDefault="00B13EEE" w:rsidP="00B80073">
                      <w:pPr>
                        <w:pStyle w:val="ListParagraph"/>
                        <w:numPr>
                          <w:ilvl w:val="1"/>
                          <w:numId w:val="8"/>
                        </w:numPr>
                      </w:pPr>
                      <w:r>
                        <w:t>It is proposed to use decision tree algorithms</w:t>
                      </w:r>
                      <w:r w:rsidR="009D3E01">
                        <w:t xml:space="preserve"> using python</w:t>
                      </w:r>
                      <w:r>
                        <w:t xml:space="preserve"> in</w:t>
                      </w:r>
                      <w:r w:rsidR="00F63D3B">
                        <w:t xml:space="preserve"> implementing </w:t>
                      </w:r>
                      <w:r w:rsidR="009D3E01">
                        <w:t>this prediction module</w:t>
                      </w:r>
                      <w:r w:rsidR="00BC5C83">
                        <w:t>.</w:t>
                      </w:r>
                    </w:p>
                    <w:p w14:paraId="32535DE5" w14:textId="2B25C8DC" w:rsidR="00BC5C83" w:rsidRDefault="00E76CE9" w:rsidP="00B80073">
                      <w:pPr>
                        <w:pStyle w:val="ListParagraph"/>
                        <w:numPr>
                          <w:ilvl w:val="1"/>
                          <w:numId w:val="8"/>
                        </w:numPr>
                      </w:pPr>
                      <w:r>
                        <w:t xml:space="preserve">This will be implemented as a separate </w:t>
                      </w:r>
                      <w:r w:rsidR="000D0500">
                        <w:t xml:space="preserve">module that </w:t>
                      </w:r>
                      <w:r w:rsidR="00C03CA0">
                        <w:t>can be exposed as an API</w:t>
                      </w:r>
                      <w:r w:rsidR="00157408">
                        <w:t>.</w:t>
                      </w:r>
                    </w:p>
                    <w:p w14:paraId="0789DC5D" w14:textId="2F50EDEA" w:rsidR="00253BFA" w:rsidRDefault="00F34ABF" w:rsidP="00253BFA">
                      <w:pPr>
                        <w:pStyle w:val="ListParagraph"/>
                        <w:numPr>
                          <w:ilvl w:val="0"/>
                          <w:numId w:val="8"/>
                        </w:numPr>
                      </w:pPr>
                      <w:r>
                        <w:t xml:space="preserve">Identification of the subject scope based on references and </w:t>
                      </w:r>
                      <w:r w:rsidR="00195FF1">
                        <w:t>the syllabus.</w:t>
                      </w:r>
                    </w:p>
                    <w:p w14:paraId="50DD0D1D" w14:textId="3D4C15C9" w:rsidR="00195FF1" w:rsidRDefault="00195FF1" w:rsidP="00195FF1">
                      <w:pPr>
                        <w:pStyle w:val="ListParagraph"/>
                        <w:numPr>
                          <w:ilvl w:val="1"/>
                          <w:numId w:val="8"/>
                        </w:numPr>
                      </w:pPr>
                      <w:r>
                        <w:t xml:space="preserve">This is an optional feature that allows </w:t>
                      </w:r>
                      <w:r w:rsidR="004C66CB">
                        <w:t xml:space="preserve">tutors to feed their expected </w:t>
                      </w:r>
                      <w:r w:rsidR="00E073BD">
                        <w:t>syllabus and the reference</w:t>
                      </w:r>
                      <w:r w:rsidR="00D84EF6">
                        <w:t xml:space="preserve"> materials</w:t>
                      </w:r>
                      <w:r w:rsidR="00E073BD">
                        <w:t xml:space="preserve"> into the system </w:t>
                      </w:r>
                      <w:r w:rsidR="005214FD">
                        <w:t>which</w:t>
                      </w:r>
                      <w:r w:rsidR="008E49D5">
                        <w:t xml:space="preserve"> will used </w:t>
                      </w:r>
                      <w:r w:rsidR="0066718B">
                        <w:t xml:space="preserve">in identifying </w:t>
                      </w:r>
                      <w:r w:rsidR="00844FD2">
                        <w:t xml:space="preserve">the scope of the subject </w:t>
                      </w:r>
                      <w:r w:rsidR="00A65CE9">
                        <w:t xml:space="preserve">that is </w:t>
                      </w:r>
                      <w:r w:rsidR="00546F43">
                        <w:t>intended to be taught.</w:t>
                      </w:r>
                    </w:p>
                    <w:p w14:paraId="530DD0A0" w14:textId="7D8D956D" w:rsidR="00546F43" w:rsidRDefault="00D84DC2" w:rsidP="00195FF1">
                      <w:pPr>
                        <w:pStyle w:val="ListParagraph"/>
                        <w:numPr>
                          <w:ilvl w:val="1"/>
                          <w:numId w:val="8"/>
                        </w:numPr>
                      </w:pPr>
                      <w:r>
                        <w:t xml:space="preserve">The system has the ability of </w:t>
                      </w:r>
                      <w:r w:rsidR="009A321D">
                        <w:t>r</w:t>
                      </w:r>
                      <w:r w:rsidR="00DC463A">
                        <w:t xml:space="preserve">ecommending the </w:t>
                      </w:r>
                      <w:r w:rsidR="0069013A">
                        <w:t xml:space="preserve">best suited </w:t>
                      </w:r>
                      <w:r w:rsidR="006946B0">
                        <w:t xml:space="preserve">learning materials to </w:t>
                      </w:r>
                      <w:r w:rsidR="009A321D">
                        <w:t>students</w:t>
                      </w:r>
                      <w:r w:rsidR="00783743">
                        <w:t xml:space="preserve"> </w:t>
                      </w:r>
                      <w:r w:rsidR="00F23E54">
                        <w:t xml:space="preserve">with or without having a </w:t>
                      </w:r>
                      <w:r w:rsidR="00911E83">
                        <w:t>subject scope provided by the tutor</w:t>
                      </w:r>
                      <w:r w:rsidR="009A321D">
                        <w:t>.</w:t>
                      </w:r>
                    </w:p>
                    <w:p w14:paraId="1E54534F" w14:textId="4DF86DE5" w:rsidR="006B466E" w:rsidRDefault="00EB276D" w:rsidP="00195FF1">
                      <w:pPr>
                        <w:pStyle w:val="ListParagraph"/>
                        <w:numPr>
                          <w:ilvl w:val="1"/>
                          <w:numId w:val="8"/>
                        </w:numPr>
                      </w:pPr>
                      <w:r>
                        <w:t xml:space="preserve">This will be implemented using text classification technologies </w:t>
                      </w:r>
                      <w:r w:rsidR="000F0F4C">
                        <w:t>that comes with Python</w:t>
                      </w:r>
                      <w:r w:rsidR="006A651B">
                        <w:t xml:space="preserve"> </w:t>
                      </w:r>
                      <w:r w:rsidR="000F0F4C">
                        <w:t>(NLTK)</w:t>
                      </w:r>
                    </w:p>
                    <w:p w14:paraId="312242D3" w14:textId="77777777" w:rsidR="000F0F4C" w:rsidRDefault="004625DC" w:rsidP="000F0F4C">
                      <w:pPr>
                        <w:pStyle w:val="ListParagraph"/>
                        <w:numPr>
                          <w:ilvl w:val="0"/>
                          <w:numId w:val="8"/>
                        </w:numPr>
                      </w:pPr>
                      <w:r>
                        <w:t>Learning material classification and analysis</w:t>
                      </w:r>
                    </w:p>
                    <w:p w14:paraId="2875119C" w14:textId="77777777" w:rsidR="006446B3" w:rsidRDefault="00422311" w:rsidP="004A27C4">
                      <w:pPr>
                        <w:pStyle w:val="ListParagraph"/>
                        <w:numPr>
                          <w:ilvl w:val="1"/>
                          <w:numId w:val="8"/>
                        </w:numPr>
                      </w:pPr>
                      <w:r>
                        <w:t xml:space="preserve">Intention of having this module is to classify and analyze </w:t>
                      </w:r>
                      <w:r w:rsidR="00E3273D">
                        <w:t>the lea</w:t>
                      </w:r>
                      <w:r w:rsidR="004264AD">
                        <w:t>rning materials that are available over the internet</w:t>
                      </w:r>
                      <w:r w:rsidR="004F4D74">
                        <w:t>.</w:t>
                      </w:r>
                      <w:r w:rsidR="004A27C4" w:rsidRPr="004A27C4">
                        <w:t xml:space="preserve"> </w:t>
                      </w:r>
                    </w:p>
                    <w:p w14:paraId="54F8D3D7" w14:textId="16CF441F" w:rsidR="004A27C4" w:rsidRDefault="004A27C4" w:rsidP="004A27C4">
                      <w:pPr>
                        <w:pStyle w:val="ListParagraph"/>
                        <w:numPr>
                          <w:ilvl w:val="1"/>
                          <w:numId w:val="8"/>
                        </w:numPr>
                      </w:pPr>
                      <w:r>
                        <w:t>System will access to the freely available learning materials over the internet and then these materials will be classified and based on some factors (Material Type, Material Ratings, Publication Year, Publisher Ratings, comments, etc.)</w:t>
                      </w:r>
                    </w:p>
                    <w:p w14:paraId="68E3C36F" w14:textId="77777777" w:rsidR="004A27C4" w:rsidRDefault="004A27C4" w:rsidP="004A27C4">
                      <w:pPr>
                        <w:pStyle w:val="ListParagraph"/>
                        <w:numPr>
                          <w:ilvl w:val="1"/>
                          <w:numId w:val="8"/>
                        </w:numPr>
                      </w:pPr>
                      <w:r>
                        <w:t>Input factors of this module also will have their separate prediction and identification modules to process their individual outputs. (Ex: Publisher analyzing and rating module, Comment Classification module).</w:t>
                      </w:r>
                    </w:p>
                    <w:p w14:paraId="04CD5B7C" w14:textId="77777777" w:rsidR="004A27C4" w:rsidRDefault="004A27C4" w:rsidP="004A27C4">
                      <w:pPr>
                        <w:pStyle w:val="ListParagraph"/>
                        <w:numPr>
                          <w:ilvl w:val="1"/>
                          <w:numId w:val="8"/>
                        </w:numPr>
                      </w:pPr>
                      <w:r>
                        <w:t>Logistic Regression algorithms, Python based NLP technologies and even publicly available services such as Google “</w:t>
                      </w:r>
                      <w:proofErr w:type="spellStart"/>
                      <w:r>
                        <w:t>AutoML</w:t>
                      </w:r>
                      <w:proofErr w:type="spellEnd"/>
                      <w:r>
                        <w:t xml:space="preserve">” will be used in implementing main and </w:t>
                      </w:r>
                      <w:r w:rsidRPr="001078B9">
                        <w:t>subcomponents</w:t>
                      </w:r>
                      <w:r>
                        <w:t xml:space="preserve"> of this module.</w:t>
                      </w:r>
                    </w:p>
                    <w:p w14:paraId="553B5593" w14:textId="77777777" w:rsidR="004A27C4" w:rsidRDefault="004A27C4" w:rsidP="004A27C4">
                      <w:pPr>
                        <w:pStyle w:val="ListParagraph"/>
                        <w:numPr>
                          <w:ilvl w:val="0"/>
                          <w:numId w:val="8"/>
                        </w:numPr>
                      </w:pPr>
                      <w:r>
                        <w:t>Best Suited Learning Material Identification and Recommendation</w:t>
                      </w:r>
                    </w:p>
                    <w:p w14:paraId="604EC4B6" w14:textId="77777777" w:rsidR="004A27C4" w:rsidRDefault="004A27C4" w:rsidP="004A27C4">
                      <w:pPr>
                        <w:pStyle w:val="ListParagraph"/>
                        <w:numPr>
                          <w:ilvl w:val="1"/>
                          <w:numId w:val="8"/>
                        </w:numPr>
                      </w:pPr>
                      <w:r>
                        <w:t>This could be explained as the combining module of the above three modules.</w:t>
                      </w:r>
                    </w:p>
                    <w:p w14:paraId="48DD71ED" w14:textId="77777777" w:rsidR="004A27C4" w:rsidRDefault="004A27C4" w:rsidP="004A27C4">
                      <w:pPr>
                        <w:pStyle w:val="ListParagraph"/>
                        <w:numPr>
                          <w:ilvl w:val="1"/>
                          <w:numId w:val="8"/>
                        </w:numPr>
                      </w:pPr>
                      <w:r>
                        <w:t xml:space="preserve">This module will take the predictions of the above three module and will recommend the best suited learning materials for a student based on his/her best suited learning plan, Intended Subject </w:t>
                      </w:r>
                      <w:proofErr w:type="gramStart"/>
                      <w:r>
                        <w:t>Scope</w:t>
                      </w:r>
                      <w:proofErr w:type="gramEnd"/>
                      <w:r>
                        <w:t xml:space="preserve"> and best learning materials.</w:t>
                      </w:r>
                    </w:p>
                    <w:p w14:paraId="72687BF1" w14:textId="77777777" w:rsidR="004A27C4" w:rsidRDefault="004A27C4" w:rsidP="004A27C4">
                      <w:pPr>
                        <w:pStyle w:val="ListParagraph"/>
                        <w:numPr>
                          <w:ilvl w:val="1"/>
                          <w:numId w:val="8"/>
                        </w:numPr>
                      </w:pPr>
                      <w:r>
                        <w:t>According to the prediction of this module the Best Suited Learning materials will be identified and presented to the student.</w:t>
                      </w:r>
                    </w:p>
                    <w:p w14:paraId="2D67CD81" w14:textId="77777777" w:rsidR="004A27C4" w:rsidRDefault="004A27C4" w:rsidP="004A27C4">
                      <w:pPr>
                        <w:pStyle w:val="ListParagraph"/>
                        <w:numPr>
                          <w:ilvl w:val="1"/>
                          <w:numId w:val="8"/>
                        </w:numPr>
                      </w:pPr>
                      <w:r>
                        <w:t>Decision tree algorithms will be intended to use in making predictions through Best Suited Learning Material Identification module.</w:t>
                      </w:r>
                    </w:p>
                    <w:p w14:paraId="11552100" w14:textId="2E33A241" w:rsidR="007B071D" w:rsidRDefault="007B071D" w:rsidP="007B071D"/>
                  </w:txbxContent>
                </v:textbox>
              </v:shape>
            </w:pict>
          </mc:Fallback>
        </mc:AlternateContent>
      </w:r>
    </w:p>
    <w:p w14:paraId="7E5B8C15" w14:textId="595BB9B7" w:rsidR="007B071D" w:rsidRPr="00D156C8" w:rsidRDefault="007B071D" w:rsidP="007B071D">
      <w:pPr>
        <w:rPr>
          <w:rFonts w:cs="Iskoola Pota"/>
          <w:sz w:val="26"/>
          <w:szCs w:val="26"/>
          <w:lang w:bidi="si-LK"/>
        </w:rPr>
      </w:pPr>
    </w:p>
    <w:p w14:paraId="191A0608" w14:textId="77777777" w:rsidR="007B071D" w:rsidRPr="00D156C8" w:rsidRDefault="007B071D" w:rsidP="007B071D">
      <w:pPr>
        <w:rPr>
          <w:rFonts w:cs="Iskoola Pota"/>
          <w:sz w:val="26"/>
          <w:szCs w:val="26"/>
          <w:lang w:bidi="si-LK"/>
        </w:rPr>
      </w:pPr>
    </w:p>
    <w:p w14:paraId="166612E3" w14:textId="77777777" w:rsidR="007B071D" w:rsidRPr="00D156C8" w:rsidRDefault="007B071D" w:rsidP="007B071D">
      <w:pPr>
        <w:rPr>
          <w:rFonts w:cs="Iskoola Pota"/>
          <w:sz w:val="26"/>
          <w:szCs w:val="26"/>
          <w:lang w:bidi="si-LK"/>
        </w:rPr>
      </w:pPr>
    </w:p>
    <w:p w14:paraId="64EF47DC" w14:textId="77777777" w:rsidR="007B071D" w:rsidRPr="00D156C8" w:rsidRDefault="007B071D" w:rsidP="007B071D">
      <w:pPr>
        <w:rPr>
          <w:rFonts w:cs="Iskoola Pota"/>
          <w:sz w:val="26"/>
          <w:szCs w:val="26"/>
          <w:lang w:bidi="si-LK"/>
        </w:rPr>
      </w:pPr>
    </w:p>
    <w:p w14:paraId="4AA4A201" w14:textId="77777777" w:rsidR="007B071D" w:rsidRPr="00D156C8" w:rsidRDefault="007B071D" w:rsidP="007B071D">
      <w:pPr>
        <w:rPr>
          <w:rFonts w:cs="Iskoola Pota"/>
          <w:sz w:val="26"/>
          <w:szCs w:val="26"/>
          <w:lang w:bidi="si-LK"/>
        </w:rPr>
      </w:pPr>
    </w:p>
    <w:p w14:paraId="28E7ED76" w14:textId="77777777" w:rsidR="007B071D" w:rsidRDefault="007B071D" w:rsidP="007B071D">
      <w:pPr>
        <w:rPr>
          <w:rFonts w:cs="Iskoola Pota"/>
          <w:sz w:val="26"/>
          <w:szCs w:val="26"/>
          <w:lang w:bidi="si-LK"/>
        </w:rPr>
      </w:pPr>
    </w:p>
    <w:p w14:paraId="0B2B1EFB" w14:textId="04F616DD" w:rsidR="001344A7" w:rsidRDefault="007B071D" w:rsidP="002D03A3">
      <w:pPr>
        <w:rPr>
          <w:rFonts w:cs="Iskoola Pota"/>
          <w:sz w:val="26"/>
          <w:szCs w:val="26"/>
          <w:lang w:bidi="si-LK"/>
        </w:rPr>
      </w:pPr>
      <w:r>
        <w:rPr>
          <w:rFonts w:cs="Iskoola Pota"/>
          <w:sz w:val="26"/>
          <w:szCs w:val="26"/>
          <w:lang w:bidi="si-LK"/>
        </w:rPr>
        <w:br w:type="page"/>
      </w:r>
    </w:p>
    <w:p w14:paraId="4FA0E406" w14:textId="11051609" w:rsidR="004874D1" w:rsidRDefault="00845619" w:rsidP="002D03A3">
      <w:pPr>
        <w:rPr>
          <w:rFonts w:cs="Iskoola Pota"/>
          <w:sz w:val="26"/>
          <w:szCs w:val="26"/>
          <w:lang w:bidi="si-LK"/>
        </w:rPr>
      </w:pPr>
      <w:r>
        <w:rPr>
          <w:noProof/>
          <w:lang w:bidi="si-LK"/>
        </w:rPr>
        <w:lastRenderedPageBreak/>
        <mc:AlternateContent>
          <mc:Choice Requires="wps">
            <w:drawing>
              <wp:anchor distT="0" distB="0" distL="114300" distR="114300" simplePos="0" relativeHeight="251658260" behindDoc="0" locked="0" layoutInCell="1" allowOverlap="1" wp14:anchorId="48F1233E" wp14:editId="6E3900CE">
                <wp:simplePos x="0" y="0"/>
                <wp:positionH relativeFrom="margin">
                  <wp:align>left</wp:align>
                </wp:positionH>
                <wp:positionV relativeFrom="paragraph">
                  <wp:posOffset>2540</wp:posOffset>
                </wp:positionV>
                <wp:extent cx="5901055" cy="7780020"/>
                <wp:effectExtent l="0" t="0" r="23495" b="2286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7780020"/>
                        </a:xfrm>
                        <a:prstGeom prst="rect">
                          <a:avLst/>
                        </a:prstGeom>
                        <a:solidFill>
                          <a:srgbClr val="FFFFFF"/>
                        </a:solidFill>
                        <a:ln w="9525">
                          <a:solidFill>
                            <a:schemeClr val="tx2">
                              <a:lumMod val="60000"/>
                              <a:lumOff val="40000"/>
                            </a:schemeClr>
                          </a:solidFill>
                          <a:miter lim="800000"/>
                          <a:headEnd/>
                          <a:tailEnd/>
                        </a:ln>
                      </wps:spPr>
                      <wps:txbx>
                        <w:txbxContent>
                          <w:p w14:paraId="6FDCF60B" w14:textId="77777777" w:rsidR="003D2FB7" w:rsidRDefault="003D2FB7" w:rsidP="003D2FB7"/>
                          <w:p w14:paraId="0AD7E52F" w14:textId="30C4C032" w:rsidR="003D2FB7" w:rsidRDefault="003D2FB7" w:rsidP="003D2FB7">
                            <w:r>
                              <w:t xml:space="preserve">Member </w:t>
                            </w:r>
                            <w:proofErr w:type="gramStart"/>
                            <w:r>
                              <w:t>3</w:t>
                            </w:r>
                            <w:r w:rsidR="00EE24B2">
                              <w:t xml:space="preserve"> :</w:t>
                            </w:r>
                            <w:proofErr w:type="gramEnd"/>
                            <w:r w:rsidR="00EE24B2">
                              <w:t xml:space="preserve"> </w:t>
                            </w:r>
                            <w:proofErr w:type="spellStart"/>
                            <w:r w:rsidR="00EE24B2">
                              <w:t>Hirimuthugoda</w:t>
                            </w:r>
                            <w:proofErr w:type="spellEnd"/>
                            <w:r w:rsidR="00EE24B2">
                              <w:t xml:space="preserve"> U.J.</w:t>
                            </w:r>
                          </w:p>
                          <w:p w14:paraId="177FDFD1" w14:textId="77777777" w:rsidR="003D2FB7" w:rsidRDefault="003D2FB7" w:rsidP="003D2FB7">
                            <w:pPr>
                              <w:pStyle w:val="ListParagraph"/>
                              <w:numPr>
                                <w:ilvl w:val="0"/>
                                <w:numId w:val="5"/>
                              </w:numPr>
                            </w:pPr>
                            <w:r>
                              <w:t>Implementation to identify most suited assessment methodology for a student for a particular subject.</w:t>
                            </w:r>
                          </w:p>
                          <w:p w14:paraId="1FBA210E" w14:textId="77777777" w:rsidR="003D2FB7" w:rsidRDefault="003D2FB7" w:rsidP="003D2FB7">
                            <w:pPr>
                              <w:pStyle w:val="ListParagraph"/>
                              <w:numPr>
                                <w:ilvl w:val="0"/>
                                <w:numId w:val="6"/>
                              </w:numPr>
                            </w:pPr>
                            <w:r>
                              <w:t>Analysis how student perform for various assessment methods</w:t>
                            </w:r>
                          </w:p>
                          <w:p w14:paraId="4292DE8B" w14:textId="77777777" w:rsidR="0079290F" w:rsidRDefault="002416D9" w:rsidP="003D2FB7">
                            <w:pPr>
                              <w:pStyle w:val="ListParagraph"/>
                              <w:numPr>
                                <w:ilvl w:val="0"/>
                                <w:numId w:val="6"/>
                              </w:numPr>
                            </w:pPr>
                            <w:r>
                              <w:t xml:space="preserve">Several assessment methods will be used </w:t>
                            </w:r>
                            <w:r w:rsidR="005A0BD0">
                              <w:t>like verbal, written</w:t>
                            </w:r>
                            <w:r w:rsidR="00E27154">
                              <w:t xml:space="preserve"> and</w:t>
                            </w:r>
                          </w:p>
                          <w:p w14:paraId="177046C7" w14:textId="77777777" w:rsidR="003D2FB7" w:rsidRDefault="003D2FB7" w:rsidP="003D2FB7">
                            <w:pPr>
                              <w:pStyle w:val="ListParagraph"/>
                              <w:numPr>
                                <w:ilvl w:val="0"/>
                                <w:numId w:val="6"/>
                              </w:numPr>
                            </w:pPr>
                            <w:r>
                              <w:t>Based on analytical data, determine the best suited method to evaluate the student for selected subject</w:t>
                            </w:r>
                          </w:p>
                          <w:p w14:paraId="4957F052" w14:textId="77777777" w:rsidR="007752E3" w:rsidRDefault="008B72E4" w:rsidP="003D2FB7">
                            <w:pPr>
                              <w:pStyle w:val="ListParagraph"/>
                              <w:numPr>
                                <w:ilvl w:val="0"/>
                                <w:numId w:val="6"/>
                              </w:numPr>
                            </w:pPr>
                            <w:r>
                              <w:t xml:space="preserve">Most of the subject </w:t>
                            </w:r>
                            <w:r w:rsidR="00420548">
                              <w:t>have predefined</w:t>
                            </w:r>
                            <w:r w:rsidR="007A2847">
                              <w:t xml:space="preserve"> assessment methods</w:t>
                            </w:r>
                            <w:r w:rsidR="002E6968">
                              <w:t xml:space="preserve">. </w:t>
                            </w:r>
                            <w:r w:rsidR="004E0E76">
                              <w:t xml:space="preserve">If tutor </w:t>
                            </w:r>
                            <w:r w:rsidR="000B334C">
                              <w:t xml:space="preserve">or student </w:t>
                            </w:r>
                            <w:r w:rsidR="002D6806">
                              <w:t xml:space="preserve">want to identify what is the </w:t>
                            </w:r>
                            <w:r w:rsidR="001F2115">
                              <w:t>most suitab</w:t>
                            </w:r>
                            <w:r w:rsidR="00371D93">
                              <w:t>le</w:t>
                            </w:r>
                            <w:r w:rsidR="002D6806">
                              <w:t xml:space="preserve"> </w:t>
                            </w:r>
                            <w:r w:rsidR="002613B5">
                              <w:t>evaluation met</w:t>
                            </w:r>
                            <w:r w:rsidR="00801199">
                              <w:t>hod</w:t>
                            </w:r>
                            <w:r w:rsidR="00371D93">
                              <w:t xml:space="preserve"> for </w:t>
                            </w:r>
                            <w:r w:rsidR="00FA632E">
                              <w:t>hi</w:t>
                            </w:r>
                            <w:r w:rsidR="002846A4">
                              <w:t>m/her</w:t>
                            </w:r>
                            <w:r w:rsidR="00801199">
                              <w:t xml:space="preserve"> </w:t>
                            </w:r>
                            <w:r w:rsidR="0044561B">
                              <w:t>to evaluate specific subject</w:t>
                            </w:r>
                            <w:r w:rsidR="00D16474">
                              <w:t>,</w:t>
                            </w:r>
                            <w:r w:rsidR="00015D29">
                              <w:t xml:space="preserve"> </w:t>
                            </w:r>
                            <w:r w:rsidR="001158FB">
                              <w:t xml:space="preserve">this feature </w:t>
                            </w:r>
                            <w:r w:rsidR="004B79FE">
                              <w:t>can be used.</w:t>
                            </w:r>
                          </w:p>
                          <w:p w14:paraId="4DAB6430" w14:textId="77777777" w:rsidR="00FE5183" w:rsidRDefault="00366D0E" w:rsidP="00FE5183">
                            <w:pPr>
                              <w:pStyle w:val="ListParagraph"/>
                              <w:numPr>
                                <w:ilvl w:val="0"/>
                                <w:numId w:val="5"/>
                              </w:numPr>
                            </w:pPr>
                            <w:r>
                              <w:t>Identify most suitable evaluation</w:t>
                            </w:r>
                            <w:r w:rsidR="008750C4">
                              <w:t xml:space="preserve"> materials</w:t>
                            </w:r>
                            <w:r w:rsidR="00834FD9">
                              <w:t xml:space="preserve"> and conduct </w:t>
                            </w:r>
                            <w:r w:rsidR="00783280">
                              <w:t>assessment</w:t>
                            </w:r>
                            <w:r w:rsidR="00734F5A">
                              <w:t>.</w:t>
                            </w:r>
                          </w:p>
                          <w:p w14:paraId="432F5C94" w14:textId="77777777" w:rsidR="003C0F88" w:rsidRDefault="00CC5111" w:rsidP="00734F5A">
                            <w:pPr>
                              <w:pStyle w:val="ListParagraph"/>
                              <w:numPr>
                                <w:ilvl w:val="0"/>
                                <w:numId w:val="9"/>
                              </w:numPr>
                            </w:pPr>
                            <w:r>
                              <w:t xml:space="preserve">Based on student </w:t>
                            </w:r>
                            <w:r w:rsidR="004440DC">
                              <w:t>progress level</w:t>
                            </w:r>
                            <w:r w:rsidR="00DC2B3F">
                              <w:t xml:space="preserve"> and the identified </w:t>
                            </w:r>
                            <w:r w:rsidR="008A1212">
                              <w:t>assessment method, Evaluate student continuously</w:t>
                            </w:r>
                          </w:p>
                          <w:p w14:paraId="0AFF7D20" w14:textId="77777777" w:rsidR="00734F5A" w:rsidRDefault="008643B8" w:rsidP="00734F5A">
                            <w:pPr>
                              <w:pStyle w:val="ListParagraph"/>
                              <w:numPr>
                                <w:ilvl w:val="0"/>
                                <w:numId w:val="9"/>
                              </w:numPr>
                            </w:pPr>
                            <w:r>
                              <w:t>Freely a</w:t>
                            </w:r>
                            <w:r w:rsidR="009D18EC">
                              <w:t xml:space="preserve">vailable </w:t>
                            </w:r>
                            <w:r w:rsidR="00A47E97">
                              <w:t>question and answer</w:t>
                            </w:r>
                            <w:r w:rsidR="009D66DC">
                              <w:t xml:space="preserve">s, </w:t>
                            </w:r>
                            <w:r w:rsidR="004A1DD9">
                              <w:t>asses</w:t>
                            </w:r>
                            <w:r w:rsidR="0041041B">
                              <w:t>s</w:t>
                            </w:r>
                            <w:r w:rsidR="004A1DD9">
                              <w:t>ments</w:t>
                            </w:r>
                            <w:r w:rsidR="009D66DC">
                              <w:t xml:space="preserve"> </w:t>
                            </w:r>
                            <w:r w:rsidR="00DB3C26">
                              <w:t>on</w:t>
                            </w:r>
                            <w:r w:rsidR="009D66DC">
                              <w:t xml:space="preserve"> the internet </w:t>
                            </w:r>
                            <w:r w:rsidR="0021267C">
                              <w:t xml:space="preserve">will be </w:t>
                            </w:r>
                            <w:r w:rsidR="00DB3C26">
                              <w:t>used to evaluate the student</w:t>
                            </w:r>
                            <w:r w:rsidR="00A539E2">
                              <w:t xml:space="preserve"> </w:t>
                            </w:r>
                          </w:p>
                          <w:p w14:paraId="066FE28F" w14:textId="77777777" w:rsidR="0041041B" w:rsidRDefault="0041041B" w:rsidP="00734F5A">
                            <w:pPr>
                              <w:pStyle w:val="ListParagraph"/>
                              <w:numPr>
                                <w:ilvl w:val="0"/>
                                <w:numId w:val="9"/>
                              </w:numPr>
                            </w:pPr>
                            <w:r>
                              <w:t>Those asses</w:t>
                            </w:r>
                            <w:r w:rsidR="00472BB9">
                              <w:t>s</w:t>
                            </w:r>
                            <w:r>
                              <w:t>ment</w:t>
                            </w:r>
                            <w:r w:rsidR="00472BB9">
                              <w:t xml:space="preserve">s will be selected by </w:t>
                            </w:r>
                            <w:r w:rsidR="001A1D8D">
                              <w:t xml:space="preserve">the </w:t>
                            </w:r>
                            <w:r w:rsidR="00472BB9">
                              <w:t>system</w:t>
                            </w:r>
                            <w:r w:rsidR="001A1D8D">
                              <w:t>,</w:t>
                            </w:r>
                            <w:r w:rsidR="00472BB9">
                              <w:t xml:space="preserve"> based on student</w:t>
                            </w:r>
                            <w:r w:rsidR="006C05C6">
                              <w:t xml:space="preserve"> current</w:t>
                            </w:r>
                            <w:r w:rsidR="00472BB9">
                              <w:t xml:space="preserve"> </w:t>
                            </w:r>
                            <w:r w:rsidR="00EE2925">
                              <w:t>progress and performance</w:t>
                            </w:r>
                            <w:r w:rsidR="00393932">
                              <w:t>.</w:t>
                            </w:r>
                            <w:r w:rsidR="00472BB9">
                              <w:t xml:space="preserve"> </w:t>
                            </w:r>
                          </w:p>
                          <w:p w14:paraId="0D5348B1" w14:textId="77777777" w:rsidR="00D558A0" w:rsidRDefault="00D558A0" w:rsidP="00D558A0">
                            <w:pPr>
                              <w:pStyle w:val="ListParagraph"/>
                              <w:numPr>
                                <w:ilvl w:val="0"/>
                                <w:numId w:val="9"/>
                              </w:numPr>
                            </w:pPr>
                            <w:r>
                              <w:t>When student complete a specific learning area, assessments will be given according to that.</w:t>
                            </w:r>
                          </w:p>
                          <w:p w14:paraId="4F185F61" w14:textId="77777777" w:rsidR="003D2FB7" w:rsidRDefault="003D2FB7" w:rsidP="003D2FB7">
                            <w:pPr>
                              <w:pStyle w:val="ListParagraph"/>
                              <w:numPr>
                                <w:ilvl w:val="0"/>
                                <w:numId w:val="5"/>
                              </w:numPr>
                            </w:pPr>
                            <w:r>
                              <w:t>Analysis the performance of the student and keep track of the progress along with the time</w:t>
                            </w:r>
                          </w:p>
                          <w:p w14:paraId="750FE51A" w14:textId="77777777" w:rsidR="0088214A" w:rsidRDefault="00EC04E9" w:rsidP="002E56FB">
                            <w:pPr>
                              <w:pStyle w:val="ListParagraph"/>
                              <w:numPr>
                                <w:ilvl w:val="0"/>
                                <w:numId w:val="10"/>
                              </w:numPr>
                            </w:pPr>
                            <w:r>
                              <w:t>Assessment d</w:t>
                            </w:r>
                            <w:r w:rsidR="006338FF">
                              <w:t>ata will be collected and analy</w:t>
                            </w:r>
                            <w:r w:rsidR="00E346AA">
                              <w:t xml:space="preserve">sis to </w:t>
                            </w:r>
                            <w:r w:rsidR="006D5E78">
                              <w:t>measure the student learning progress.</w:t>
                            </w:r>
                          </w:p>
                          <w:p w14:paraId="7DD5009E" w14:textId="77777777" w:rsidR="00020C29" w:rsidRDefault="006926DF" w:rsidP="002E56FB">
                            <w:pPr>
                              <w:pStyle w:val="ListParagraph"/>
                              <w:numPr>
                                <w:ilvl w:val="0"/>
                                <w:numId w:val="10"/>
                              </w:numPr>
                            </w:pPr>
                            <w:r>
                              <w:t xml:space="preserve">Those analytical data will be </w:t>
                            </w:r>
                            <w:r w:rsidR="00AF4C0B">
                              <w:t>used in</w:t>
                            </w:r>
                            <w:r>
                              <w:t xml:space="preserve"> </w:t>
                            </w:r>
                            <w:r w:rsidR="008F0DC5">
                              <w:t>learning material suggestion phase.</w:t>
                            </w:r>
                          </w:p>
                          <w:p w14:paraId="6F859612" w14:textId="77777777" w:rsidR="003D2FB7" w:rsidRDefault="003D2FB7" w:rsidP="003D2FB7">
                            <w:pPr>
                              <w:pStyle w:val="ListParagraph"/>
                              <w:numPr>
                                <w:ilvl w:val="0"/>
                                <w:numId w:val="7"/>
                              </w:numPr>
                            </w:pPr>
                            <w:r>
                              <w:t>Analysis and predict the Interests and the future path of the student.</w:t>
                            </w:r>
                          </w:p>
                          <w:p w14:paraId="72DB274C" w14:textId="006C9A65" w:rsidR="003D2FB7" w:rsidRDefault="003D2FB7" w:rsidP="003D2FB7">
                            <w:pPr>
                              <w:pStyle w:val="ListParagraph"/>
                              <w:numPr>
                                <w:ilvl w:val="0"/>
                                <w:numId w:val="5"/>
                              </w:numPr>
                            </w:pPr>
                            <w:r>
                              <w:t>Implement complete student profile with collected and predicted data which can be used by the student and the tutor.</w:t>
                            </w:r>
                          </w:p>
                          <w:p w14:paraId="5C7F8B10" w14:textId="77777777" w:rsidR="001162AF" w:rsidRDefault="001162AF" w:rsidP="001162AF">
                            <w:pPr>
                              <w:pStyle w:val="ListParagraph"/>
                              <w:numPr>
                                <w:ilvl w:val="0"/>
                                <w:numId w:val="7"/>
                              </w:numPr>
                            </w:pPr>
                            <w:r>
                              <w:t>As the final output of the system there will be a detail</w:t>
                            </w:r>
                            <w:r w:rsidR="009C6808">
                              <w:t>ed report for</w:t>
                            </w:r>
                            <w:r w:rsidR="00C24F7D">
                              <w:t xml:space="preserve"> </w:t>
                            </w:r>
                            <w:r w:rsidR="009732AA">
                              <w:t xml:space="preserve">the student that will update </w:t>
                            </w:r>
                            <w:r w:rsidR="00257BFE">
                              <w:t>continuously</w:t>
                            </w:r>
                            <w:r w:rsidR="009732AA">
                              <w:t xml:space="preserve"> and </w:t>
                            </w:r>
                            <w:r w:rsidR="003D445D">
                              <w:t>explain</w:t>
                            </w:r>
                            <w:r w:rsidR="00EC0070">
                              <w:t xml:space="preserve"> the </w:t>
                            </w:r>
                            <w:r w:rsidR="005A0236">
                              <w:t>skills, per</w:t>
                            </w:r>
                            <w:r w:rsidR="009E1062">
                              <w:t>formance</w:t>
                            </w:r>
                            <w:r w:rsidR="00C95AE6">
                              <w:t>, learning progress</w:t>
                            </w:r>
                            <w:r w:rsidR="005E34E6">
                              <w:t xml:space="preserve">, </w:t>
                            </w:r>
                            <w:proofErr w:type="gramStart"/>
                            <w:r w:rsidR="00004FFD">
                              <w:t>interests</w:t>
                            </w:r>
                            <w:proofErr w:type="gramEnd"/>
                            <w:r w:rsidR="00A308D8">
                              <w:t xml:space="preserve"> and </w:t>
                            </w:r>
                            <w:r w:rsidR="00945350">
                              <w:t xml:space="preserve">predicted information </w:t>
                            </w:r>
                            <w:r w:rsidR="002C20FF">
                              <w:t>about the future path of the student.</w:t>
                            </w:r>
                          </w:p>
                          <w:p w14:paraId="2406D9C7" w14:textId="77777777" w:rsidR="003D2FB7" w:rsidRDefault="003D2FB7" w:rsidP="003D2FB7">
                            <w:pPr>
                              <w:pStyle w:val="ListParagraph"/>
                              <w:ind w:left="1440"/>
                            </w:pPr>
                          </w:p>
                          <w:p w14:paraId="35DD6F86" w14:textId="77777777" w:rsidR="003D2FB7" w:rsidRDefault="003D2FB7" w:rsidP="003D2FB7">
                            <w:pPr>
                              <w:pStyle w:val="ListParagraph"/>
                            </w:pPr>
                          </w:p>
                          <w:p w14:paraId="0B0C456B" w14:textId="77777777" w:rsidR="003D2FB7" w:rsidRDefault="003D2FB7" w:rsidP="003D2FB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F1233E" id="_x0000_s1044" type="#_x0000_t202" style="position:absolute;margin-left:0;margin-top:.2pt;width:464.65pt;height:612.6pt;z-index:2516582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" strokecolor="#548dd4 [1951]">
                <v:textbox>
                  <w:txbxContent>
                    <w:p w14:paraId="6FDCF60B" w14:textId="77777777" w:rsidR="003D2FB7" w:rsidRDefault="003D2FB7" w:rsidP="003D2FB7"/>
                    <w:p w14:paraId="0AD7E52F" w14:textId="30C4C032" w:rsidR="003D2FB7" w:rsidRDefault="003D2FB7" w:rsidP="003D2FB7">
                      <w:r>
                        <w:t xml:space="preserve">Member </w:t>
                      </w:r>
                      <w:proofErr w:type="gramStart"/>
                      <w:r>
                        <w:t>3</w:t>
                      </w:r>
                      <w:r w:rsidR="00EE24B2">
                        <w:t xml:space="preserve"> :</w:t>
                      </w:r>
                      <w:proofErr w:type="gramEnd"/>
                      <w:r w:rsidR="00EE24B2">
                        <w:t xml:space="preserve"> </w:t>
                      </w:r>
                      <w:proofErr w:type="spellStart"/>
                      <w:r w:rsidR="00EE24B2">
                        <w:t>Hirimuthugoda</w:t>
                      </w:r>
                      <w:proofErr w:type="spellEnd"/>
                      <w:r w:rsidR="00EE24B2">
                        <w:t xml:space="preserve"> U.J.</w:t>
                      </w:r>
                    </w:p>
                    <w:p w14:paraId="177FDFD1" w14:textId="77777777" w:rsidR="003D2FB7" w:rsidRDefault="003D2FB7" w:rsidP="003D2FB7">
                      <w:pPr>
                        <w:pStyle w:val="ListParagraph"/>
                        <w:numPr>
                          <w:ilvl w:val="0"/>
                          <w:numId w:val="5"/>
                        </w:numPr>
                      </w:pPr>
                      <w:r>
                        <w:t>Implementation to identify most suited assessment methodology for a student for a particular subject.</w:t>
                      </w:r>
                    </w:p>
                    <w:p w14:paraId="1FBA210E" w14:textId="77777777" w:rsidR="003D2FB7" w:rsidRDefault="003D2FB7" w:rsidP="003D2FB7">
                      <w:pPr>
                        <w:pStyle w:val="ListParagraph"/>
                        <w:numPr>
                          <w:ilvl w:val="0"/>
                          <w:numId w:val="6"/>
                        </w:numPr>
                      </w:pPr>
                      <w:r>
                        <w:t>Analysis how student perform for various assessment methods</w:t>
                      </w:r>
                    </w:p>
                    <w:p w14:paraId="4292DE8B" w14:textId="77777777" w:rsidR="0079290F" w:rsidRDefault="002416D9" w:rsidP="003D2FB7">
                      <w:pPr>
                        <w:pStyle w:val="ListParagraph"/>
                        <w:numPr>
                          <w:ilvl w:val="0"/>
                          <w:numId w:val="6"/>
                        </w:numPr>
                      </w:pPr>
                      <w:r>
                        <w:t xml:space="preserve">Several assessment methods will be used </w:t>
                      </w:r>
                      <w:r w:rsidR="005A0BD0">
                        <w:t>like verbal, written</w:t>
                      </w:r>
                      <w:r w:rsidR="00E27154">
                        <w:t xml:space="preserve"> and</w:t>
                      </w:r>
                    </w:p>
                    <w:p w14:paraId="177046C7" w14:textId="77777777" w:rsidR="003D2FB7" w:rsidRDefault="003D2FB7" w:rsidP="003D2FB7">
                      <w:pPr>
                        <w:pStyle w:val="ListParagraph"/>
                        <w:numPr>
                          <w:ilvl w:val="0"/>
                          <w:numId w:val="6"/>
                        </w:numPr>
                      </w:pPr>
                      <w:r>
                        <w:t>Based on analytical data, determine the best suited method to evaluate the student for selected subject</w:t>
                      </w:r>
                    </w:p>
                    <w:p w14:paraId="4957F052" w14:textId="77777777" w:rsidR="007752E3" w:rsidRDefault="008B72E4" w:rsidP="003D2FB7">
                      <w:pPr>
                        <w:pStyle w:val="ListParagraph"/>
                        <w:numPr>
                          <w:ilvl w:val="0"/>
                          <w:numId w:val="6"/>
                        </w:numPr>
                      </w:pPr>
                      <w:r>
                        <w:t xml:space="preserve">Most of the subject </w:t>
                      </w:r>
                      <w:r w:rsidR="00420548">
                        <w:t>have predefined</w:t>
                      </w:r>
                      <w:r w:rsidR="007A2847">
                        <w:t xml:space="preserve"> assessment methods</w:t>
                      </w:r>
                      <w:r w:rsidR="002E6968">
                        <w:t xml:space="preserve">. </w:t>
                      </w:r>
                      <w:r w:rsidR="004E0E76">
                        <w:t xml:space="preserve">If tutor </w:t>
                      </w:r>
                      <w:r w:rsidR="000B334C">
                        <w:t xml:space="preserve">or student </w:t>
                      </w:r>
                      <w:r w:rsidR="002D6806">
                        <w:t xml:space="preserve">want to identify what is the </w:t>
                      </w:r>
                      <w:r w:rsidR="001F2115">
                        <w:t>most suitab</w:t>
                      </w:r>
                      <w:r w:rsidR="00371D93">
                        <w:t>le</w:t>
                      </w:r>
                      <w:r w:rsidR="002D6806">
                        <w:t xml:space="preserve"> </w:t>
                      </w:r>
                      <w:r w:rsidR="002613B5">
                        <w:t>evaluation met</w:t>
                      </w:r>
                      <w:r w:rsidR="00801199">
                        <w:t>hod</w:t>
                      </w:r>
                      <w:r w:rsidR="00371D93">
                        <w:t xml:space="preserve"> for </w:t>
                      </w:r>
                      <w:r w:rsidR="00FA632E">
                        <w:t>hi</w:t>
                      </w:r>
                      <w:r w:rsidR="002846A4">
                        <w:t>m/her</w:t>
                      </w:r>
                      <w:r w:rsidR="00801199">
                        <w:t xml:space="preserve"> </w:t>
                      </w:r>
                      <w:r w:rsidR="0044561B">
                        <w:t>to evaluate specific subject</w:t>
                      </w:r>
                      <w:r w:rsidR="00D16474">
                        <w:t>,</w:t>
                      </w:r>
                      <w:r w:rsidR="00015D29">
                        <w:t xml:space="preserve"> </w:t>
                      </w:r>
                      <w:r w:rsidR="001158FB">
                        <w:t xml:space="preserve">this feature </w:t>
                      </w:r>
                      <w:r w:rsidR="004B79FE">
                        <w:t>can be used.</w:t>
                      </w:r>
                    </w:p>
                    <w:p w14:paraId="4DAB6430" w14:textId="77777777" w:rsidR="00FE5183" w:rsidRDefault="00366D0E" w:rsidP="00FE5183">
                      <w:pPr>
                        <w:pStyle w:val="ListParagraph"/>
                        <w:numPr>
                          <w:ilvl w:val="0"/>
                          <w:numId w:val="5"/>
                        </w:numPr>
                      </w:pPr>
                      <w:r>
                        <w:t>Identify most suitable evaluation</w:t>
                      </w:r>
                      <w:r w:rsidR="008750C4">
                        <w:t xml:space="preserve"> materials</w:t>
                      </w:r>
                      <w:r w:rsidR="00834FD9">
                        <w:t xml:space="preserve"> and conduct </w:t>
                      </w:r>
                      <w:r w:rsidR="00783280">
                        <w:t>assessment</w:t>
                      </w:r>
                      <w:r w:rsidR="00734F5A">
                        <w:t>.</w:t>
                      </w:r>
                    </w:p>
                    <w:p w14:paraId="432F5C94" w14:textId="77777777" w:rsidR="003C0F88" w:rsidRDefault="00CC5111" w:rsidP="00734F5A">
                      <w:pPr>
                        <w:pStyle w:val="ListParagraph"/>
                        <w:numPr>
                          <w:ilvl w:val="0"/>
                          <w:numId w:val="9"/>
                        </w:numPr>
                      </w:pPr>
                      <w:r>
                        <w:t xml:space="preserve">Based on student </w:t>
                      </w:r>
                      <w:r w:rsidR="004440DC">
                        <w:t>progress level</w:t>
                      </w:r>
                      <w:r w:rsidR="00DC2B3F">
                        <w:t xml:space="preserve"> and the identified </w:t>
                      </w:r>
                      <w:r w:rsidR="008A1212">
                        <w:t>assessment method, Evaluate student continuously</w:t>
                      </w:r>
                    </w:p>
                    <w:p w14:paraId="0AFF7D20" w14:textId="77777777" w:rsidR="00734F5A" w:rsidRDefault="008643B8" w:rsidP="00734F5A">
                      <w:pPr>
                        <w:pStyle w:val="ListParagraph"/>
                        <w:numPr>
                          <w:ilvl w:val="0"/>
                          <w:numId w:val="9"/>
                        </w:numPr>
                      </w:pPr>
                      <w:r>
                        <w:t>Freely a</w:t>
                      </w:r>
                      <w:r w:rsidR="009D18EC">
                        <w:t xml:space="preserve">vailable </w:t>
                      </w:r>
                      <w:r w:rsidR="00A47E97">
                        <w:t>question and answer</w:t>
                      </w:r>
                      <w:r w:rsidR="009D66DC">
                        <w:t xml:space="preserve">s, </w:t>
                      </w:r>
                      <w:r w:rsidR="004A1DD9">
                        <w:t>asses</w:t>
                      </w:r>
                      <w:r w:rsidR="0041041B">
                        <w:t>s</w:t>
                      </w:r>
                      <w:r w:rsidR="004A1DD9">
                        <w:t>ments</w:t>
                      </w:r>
                      <w:r w:rsidR="009D66DC">
                        <w:t xml:space="preserve"> </w:t>
                      </w:r>
                      <w:r w:rsidR="00DB3C26">
                        <w:t>on</w:t>
                      </w:r>
                      <w:r w:rsidR="009D66DC">
                        <w:t xml:space="preserve"> the internet </w:t>
                      </w:r>
                      <w:r w:rsidR="0021267C">
                        <w:t xml:space="preserve">will be </w:t>
                      </w:r>
                      <w:r w:rsidR="00DB3C26">
                        <w:t>used to evaluate the student</w:t>
                      </w:r>
                      <w:r w:rsidR="00A539E2">
                        <w:t xml:space="preserve"> </w:t>
                      </w:r>
                    </w:p>
                    <w:p w14:paraId="066FE28F" w14:textId="77777777" w:rsidR="0041041B" w:rsidRDefault="0041041B" w:rsidP="00734F5A">
                      <w:pPr>
                        <w:pStyle w:val="ListParagraph"/>
                        <w:numPr>
                          <w:ilvl w:val="0"/>
                          <w:numId w:val="9"/>
                        </w:numPr>
                      </w:pPr>
                      <w:r>
                        <w:t>Those asses</w:t>
                      </w:r>
                      <w:r w:rsidR="00472BB9">
                        <w:t>s</w:t>
                      </w:r>
                      <w:r>
                        <w:t>ment</w:t>
                      </w:r>
                      <w:r w:rsidR="00472BB9">
                        <w:t xml:space="preserve">s will be selected by </w:t>
                      </w:r>
                      <w:r w:rsidR="001A1D8D">
                        <w:t xml:space="preserve">the </w:t>
                      </w:r>
                      <w:r w:rsidR="00472BB9">
                        <w:t>system</w:t>
                      </w:r>
                      <w:r w:rsidR="001A1D8D">
                        <w:t>,</w:t>
                      </w:r>
                      <w:r w:rsidR="00472BB9">
                        <w:t xml:space="preserve"> based on student</w:t>
                      </w:r>
                      <w:r w:rsidR="006C05C6">
                        <w:t xml:space="preserve"> current</w:t>
                      </w:r>
                      <w:r w:rsidR="00472BB9">
                        <w:t xml:space="preserve"> </w:t>
                      </w:r>
                      <w:r w:rsidR="00EE2925">
                        <w:t>progress and performance</w:t>
                      </w:r>
                      <w:r w:rsidR="00393932">
                        <w:t>.</w:t>
                      </w:r>
                      <w:r w:rsidR="00472BB9">
                        <w:t xml:space="preserve"> </w:t>
                      </w:r>
                    </w:p>
                    <w:p w14:paraId="0D5348B1" w14:textId="77777777" w:rsidR="00D558A0" w:rsidRDefault="00D558A0" w:rsidP="00D558A0">
                      <w:pPr>
                        <w:pStyle w:val="ListParagraph"/>
                        <w:numPr>
                          <w:ilvl w:val="0"/>
                          <w:numId w:val="9"/>
                        </w:numPr>
                      </w:pPr>
                      <w:r>
                        <w:t>When student complete a specific learning area, assessments will be given according to that.</w:t>
                      </w:r>
                    </w:p>
                    <w:p w14:paraId="4F185F61" w14:textId="77777777" w:rsidR="003D2FB7" w:rsidRDefault="003D2FB7" w:rsidP="003D2FB7">
                      <w:pPr>
                        <w:pStyle w:val="ListParagraph"/>
                        <w:numPr>
                          <w:ilvl w:val="0"/>
                          <w:numId w:val="5"/>
                        </w:numPr>
                      </w:pPr>
                      <w:r>
                        <w:t>Analysis the performance of the student and keep track of the progress along with the time</w:t>
                      </w:r>
                    </w:p>
                    <w:p w14:paraId="750FE51A" w14:textId="77777777" w:rsidR="0088214A" w:rsidRDefault="00EC04E9" w:rsidP="002E56FB">
                      <w:pPr>
                        <w:pStyle w:val="ListParagraph"/>
                        <w:numPr>
                          <w:ilvl w:val="0"/>
                          <w:numId w:val="10"/>
                        </w:numPr>
                      </w:pPr>
                      <w:r>
                        <w:t>Assessment d</w:t>
                      </w:r>
                      <w:r w:rsidR="006338FF">
                        <w:t>ata will be collected and analy</w:t>
                      </w:r>
                      <w:r w:rsidR="00E346AA">
                        <w:t xml:space="preserve">sis to </w:t>
                      </w:r>
                      <w:r w:rsidR="006D5E78">
                        <w:t>measure the student learning progress.</w:t>
                      </w:r>
                    </w:p>
                    <w:p w14:paraId="7DD5009E" w14:textId="77777777" w:rsidR="00020C29" w:rsidRDefault="006926DF" w:rsidP="002E56FB">
                      <w:pPr>
                        <w:pStyle w:val="ListParagraph"/>
                        <w:numPr>
                          <w:ilvl w:val="0"/>
                          <w:numId w:val="10"/>
                        </w:numPr>
                      </w:pPr>
                      <w:r>
                        <w:t xml:space="preserve">Those analytical data will be </w:t>
                      </w:r>
                      <w:r w:rsidR="00AF4C0B">
                        <w:t>used in</w:t>
                      </w:r>
                      <w:r>
                        <w:t xml:space="preserve"> </w:t>
                      </w:r>
                      <w:r w:rsidR="008F0DC5">
                        <w:t>learning material suggestion phase.</w:t>
                      </w:r>
                    </w:p>
                    <w:p w14:paraId="6F859612" w14:textId="77777777" w:rsidR="003D2FB7" w:rsidRDefault="003D2FB7" w:rsidP="003D2FB7">
                      <w:pPr>
                        <w:pStyle w:val="ListParagraph"/>
                        <w:numPr>
                          <w:ilvl w:val="0"/>
                          <w:numId w:val="7"/>
                        </w:numPr>
                      </w:pPr>
                      <w:r>
                        <w:t>Analysis and predict the Interests and the future path of the student.</w:t>
                      </w:r>
                    </w:p>
                    <w:p w14:paraId="72DB274C" w14:textId="006C9A65" w:rsidR="003D2FB7" w:rsidRDefault="003D2FB7" w:rsidP="003D2FB7">
                      <w:pPr>
                        <w:pStyle w:val="ListParagraph"/>
                        <w:numPr>
                          <w:ilvl w:val="0"/>
                          <w:numId w:val="5"/>
                        </w:numPr>
                      </w:pPr>
                      <w:r>
                        <w:t>Implement complete student profile with collected and predicted data which can be used by the student and the tutor.</w:t>
                      </w:r>
                    </w:p>
                    <w:p w14:paraId="5C7F8B10" w14:textId="77777777" w:rsidR="001162AF" w:rsidRDefault="001162AF" w:rsidP="001162AF">
                      <w:pPr>
                        <w:pStyle w:val="ListParagraph"/>
                        <w:numPr>
                          <w:ilvl w:val="0"/>
                          <w:numId w:val="7"/>
                        </w:numPr>
                      </w:pPr>
                      <w:r>
                        <w:t>As the final output of the system there will be a detail</w:t>
                      </w:r>
                      <w:r w:rsidR="009C6808">
                        <w:t>ed report for</w:t>
                      </w:r>
                      <w:r w:rsidR="00C24F7D">
                        <w:t xml:space="preserve"> </w:t>
                      </w:r>
                      <w:r w:rsidR="009732AA">
                        <w:t xml:space="preserve">the student that will update </w:t>
                      </w:r>
                      <w:r w:rsidR="00257BFE">
                        <w:t>continuously</w:t>
                      </w:r>
                      <w:r w:rsidR="009732AA">
                        <w:t xml:space="preserve"> and </w:t>
                      </w:r>
                      <w:r w:rsidR="003D445D">
                        <w:t>explain</w:t>
                      </w:r>
                      <w:r w:rsidR="00EC0070">
                        <w:t xml:space="preserve"> the </w:t>
                      </w:r>
                      <w:r w:rsidR="005A0236">
                        <w:t>skills, per</w:t>
                      </w:r>
                      <w:r w:rsidR="009E1062">
                        <w:t>formance</w:t>
                      </w:r>
                      <w:r w:rsidR="00C95AE6">
                        <w:t>, learning progress</w:t>
                      </w:r>
                      <w:r w:rsidR="005E34E6">
                        <w:t xml:space="preserve">, </w:t>
                      </w:r>
                      <w:proofErr w:type="gramStart"/>
                      <w:r w:rsidR="00004FFD">
                        <w:t>interests</w:t>
                      </w:r>
                      <w:proofErr w:type="gramEnd"/>
                      <w:r w:rsidR="00A308D8">
                        <w:t xml:space="preserve"> and </w:t>
                      </w:r>
                      <w:r w:rsidR="00945350">
                        <w:t xml:space="preserve">predicted information </w:t>
                      </w:r>
                      <w:r w:rsidR="002C20FF">
                        <w:t>about the future path of the student.</w:t>
                      </w:r>
                    </w:p>
                    <w:p w14:paraId="2406D9C7" w14:textId="77777777" w:rsidR="003D2FB7" w:rsidRDefault="003D2FB7" w:rsidP="003D2FB7">
                      <w:pPr>
                        <w:pStyle w:val="ListParagraph"/>
                        <w:ind w:left="1440"/>
                      </w:pPr>
                    </w:p>
                    <w:p w14:paraId="35DD6F86" w14:textId="77777777" w:rsidR="003D2FB7" w:rsidRDefault="003D2FB7" w:rsidP="003D2FB7">
                      <w:pPr>
                        <w:pStyle w:val="ListParagraph"/>
                      </w:pPr>
                    </w:p>
                    <w:p w14:paraId="0B0C456B" w14:textId="77777777" w:rsidR="003D2FB7" w:rsidRDefault="003D2FB7" w:rsidP="003D2FB7"/>
                  </w:txbxContent>
                </v:textbox>
                <w10:wrap anchorx="margin"/>
              </v:shape>
            </w:pict>
          </mc:Fallback>
        </mc:AlternateContent>
      </w:r>
    </w:p>
    <w:p w14:paraId="79772C23" w14:textId="700076FE" w:rsidR="004874D1" w:rsidRDefault="004874D1" w:rsidP="002D03A3">
      <w:pPr>
        <w:rPr>
          <w:rFonts w:cs="Iskoola Pota"/>
          <w:sz w:val="26"/>
          <w:szCs w:val="26"/>
          <w:lang w:bidi="si-LK"/>
        </w:rPr>
      </w:pPr>
    </w:p>
    <w:p w14:paraId="6DFF24D2" w14:textId="30BB1752" w:rsidR="003D2FB7" w:rsidRDefault="003D2FB7" w:rsidP="002D03A3">
      <w:pPr>
        <w:rPr>
          <w:rFonts w:cs="Iskoola Pota"/>
          <w:sz w:val="26"/>
          <w:szCs w:val="26"/>
          <w:lang w:bidi="si-LK"/>
        </w:rPr>
      </w:pPr>
    </w:p>
    <w:p w14:paraId="2B660ADE" w14:textId="6CDD9FFC" w:rsidR="003D2FB7" w:rsidRDefault="003D2FB7" w:rsidP="002D03A3">
      <w:pPr>
        <w:rPr>
          <w:rFonts w:cs="Iskoola Pota"/>
          <w:sz w:val="26"/>
          <w:szCs w:val="26"/>
          <w:lang w:bidi="si-LK"/>
        </w:rPr>
      </w:pPr>
    </w:p>
    <w:p w14:paraId="2DD4FB20" w14:textId="071E8176" w:rsidR="003D2FB7" w:rsidRDefault="003D2FB7" w:rsidP="002D03A3">
      <w:pPr>
        <w:rPr>
          <w:rFonts w:cs="Iskoola Pota"/>
          <w:sz w:val="26"/>
          <w:szCs w:val="26"/>
          <w:lang w:bidi="si-LK"/>
        </w:rPr>
      </w:pPr>
    </w:p>
    <w:p w14:paraId="09211DDC" w14:textId="77777777" w:rsidR="003D2FB7" w:rsidRDefault="003D2FB7" w:rsidP="002D03A3">
      <w:pPr>
        <w:rPr>
          <w:rFonts w:cs="Iskoola Pota"/>
          <w:sz w:val="26"/>
          <w:szCs w:val="26"/>
          <w:lang w:bidi="si-LK"/>
        </w:rPr>
      </w:pPr>
    </w:p>
    <w:p w14:paraId="0449EA0A" w14:textId="77777777" w:rsidR="003D2FB7" w:rsidRDefault="003D2FB7" w:rsidP="002D03A3">
      <w:pPr>
        <w:rPr>
          <w:rFonts w:cs="Iskoola Pota"/>
          <w:sz w:val="26"/>
          <w:szCs w:val="26"/>
          <w:lang w:bidi="si-LK"/>
        </w:rPr>
      </w:pPr>
    </w:p>
    <w:p w14:paraId="0F71120A" w14:textId="77777777" w:rsidR="003D2FB7" w:rsidRDefault="003D2FB7" w:rsidP="002D03A3">
      <w:pPr>
        <w:rPr>
          <w:rFonts w:cs="Iskoola Pota"/>
          <w:sz w:val="26"/>
          <w:szCs w:val="26"/>
          <w:lang w:bidi="si-LK"/>
        </w:rPr>
      </w:pPr>
    </w:p>
    <w:p w14:paraId="128C3078" w14:textId="77777777" w:rsidR="003D2FB7" w:rsidRDefault="003D2FB7" w:rsidP="002D03A3">
      <w:pPr>
        <w:rPr>
          <w:rFonts w:cs="Iskoola Pota"/>
          <w:sz w:val="26"/>
          <w:szCs w:val="26"/>
          <w:lang w:bidi="si-LK"/>
        </w:rPr>
      </w:pPr>
    </w:p>
    <w:p w14:paraId="62B0C736" w14:textId="77777777" w:rsidR="003D2FB7" w:rsidRDefault="003D2FB7" w:rsidP="002D03A3">
      <w:pPr>
        <w:rPr>
          <w:rFonts w:cs="Iskoola Pota"/>
          <w:sz w:val="26"/>
          <w:szCs w:val="26"/>
          <w:lang w:bidi="si-LK"/>
        </w:rPr>
      </w:pPr>
    </w:p>
    <w:p w14:paraId="0625E6F5" w14:textId="77777777" w:rsidR="003D2FB7" w:rsidRDefault="003D2FB7" w:rsidP="002D03A3">
      <w:pPr>
        <w:rPr>
          <w:rFonts w:cs="Iskoola Pota"/>
          <w:sz w:val="26"/>
          <w:szCs w:val="26"/>
          <w:lang w:bidi="si-LK"/>
        </w:rPr>
      </w:pPr>
    </w:p>
    <w:p w14:paraId="3841F0AB" w14:textId="77777777" w:rsidR="003D2FB7" w:rsidRDefault="003D2FB7" w:rsidP="002D03A3">
      <w:pPr>
        <w:rPr>
          <w:rFonts w:cs="Iskoola Pota"/>
          <w:sz w:val="26"/>
          <w:szCs w:val="26"/>
          <w:lang w:bidi="si-LK"/>
        </w:rPr>
      </w:pPr>
    </w:p>
    <w:p w14:paraId="192B07A0" w14:textId="77777777" w:rsidR="003D2FB7" w:rsidRDefault="003D2FB7" w:rsidP="002D03A3">
      <w:pPr>
        <w:rPr>
          <w:rFonts w:cs="Iskoola Pota"/>
          <w:sz w:val="26"/>
          <w:szCs w:val="26"/>
          <w:lang w:bidi="si-LK"/>
        </w:rPr>
      </w:pPr>
    </w:p>
    <w:p w14:paraId="2CFAD0DF" w14:textId="77777777" w:rsidR="003D2FB7" w:rsidRDefault="003D2FB7" w:rsidP="002D03A3">
      <w:pPr>
        <w:rPr>
          <w:rFonts w:cs="Iskoola Pota"/>
          <w:sz w:val="26"/>
          <w:szCs w:val="26"/>
          <w:lang w:bidi="si-LK"/>
        </w:rPr>
      </w:pPr>
    </w:p>
    <w:p w14:paraId="04890CC5" w14:textId="77777777" w:rsidR="003D2FB7" w:rsidRDefault="003D2FB7" w:rsidP="002D03A3">
      <w:pPr>
        <w:rPr>
          <w:rFonts w:cs="Iskoola Pota"/>
          <w:sz w:val="26"/>
          <w:szCs w:val="26"/>
          <w:lang w:bidi="si-LK"/>
        </w:rPr>
      </w:pPr>
    </w:p>
    <w:p w14:paraId="6E93E133" w14:textId="77777777" w:rsidR="003D2FB7" w:rsidRDefault="003D2FB7" w:rsidP="002D03A3">
      <w:pPr>
        <w:rPr>
          <w:rFonts w:cs="Iskoola Pota"/>
          <w:sz w:val="26"/>
          <w:szCs w:val="26"/>
          <w:lang w:bidi="si-LK"/>
        </w:rPr>
      </w:pPr>
    </w:p>
    <w:p w14:paraId="60AC0F81" w14:textId="77777777" w:rsidR="003D2FB7" w:rsidRDefault="003D2FB7" w:rsidP="002D03A3">
      <w:pPr>
        <w:rPr>
          <w:rFonts w:cs="Iskoola Pota"/>
          <w:sz w:val="26"/>
          <w:szCs w:val="26"/>
          <w:lang w:bidi="si-LK"/>
        </w:rPr>
      </w:pPr>
    </w:p>
    <w:p w14:paraId="60DC2E41" w14:textId="77777777" w:rsidR="003D2FB7" w:rsidRDefault="003D2FB7" w:rsidP="002D03A3">
      <w:pPr>
        <w:rPr>
          <w:rFonts w:cs="Iskoola Pota"/>
          <w:sz w:val="26"/>
          <w:szCs w:val="26"/>
          <w:lang w:bidi="si-LK"/>
        </w:rPr>
      </w:pPr>
    </w:p>
    <w:p w14:paraId="39680EC1" w14:textId="77777777" w:rsidR="003D2FB7" w:rsidRDefault="003D2FB7" w:rsidP="002D03A3">
      <w:pPr>
        <w:rPr>
          <w:rFonts w:cs="Iskoola Pota"/>
          <w:sz w:val="26"/>
          <w:szCs w:val="26"/>
          <w:lang w:bidi="si-LK"/>
        </w:rPr>
      </w:pPr>
    </w:p>
    <w:p w14:paraId="015A8BB3" w14:textId="77777777" w:rsidR="003D2FB7" w:rsidRDefault="003D2FB7" w:rsidP="002D03A3">
      <w:pPr>
        <w:rPr>
          <w:rFonts w:cs="Iskoola Pota"/>
          <w:sz w:val="26"/>
          <w:szCs w:val="26"/>
          <w:lang w:bidi="si-LK"/>
        </w:rPr>
      </w:pPr>
    </w:p>
    <w:p w14:paraId="73863E00" w14:textId="77777777" w:rsidR="003D2FB7" w:rsidRDefault="003D2FB7" w:rsidP="002D03A3">
      <w:pPr>
        <w:rPr>
          <w:rFonts w:cs="Iskoola Pota"/>
          <w:sz w:val="26"/>
          <w:szCs w:val="26"/>
          <w:lang w:bidi="si-LK"/>
        </w:rPr>
      </w:pPr>
    </w:p>
    <w:p w14:paraId="6D04B13D" w14:textId="77777777" w:rsidR="003D2FB7" w:rsidRDefault="003D2FB7" w:rsidP="002D03A3">
      <w:pPr>
        <w:rPr>
          <w:rFonts w:cs="Iskoola Pota"/>
          <w:sz w:val="26"/>
          <w:szCs w:val="26"/>
          <w:lang w:bidi="si-LK"/>
        </w:rPr>
      </w:pPr>
    </w:p>
    <w:p w14:paraId="59E27C01" w14:textId="77777777" w:rsidR="003D2FB7" w:rsidRDefault="003D2FB7" w:rsidP="002D03A3">
      <w:pPr>
        <w:rPr>
          <w:rFonts w:cs="Iskoola Pota"/>
          <w:sz w:val="26"/>
          <w:szCs w:val="26"/>
          <w:lang w:bidi="si-LK"/>
        </w:rPr>
      </w:pPr>
    </w:p>
    <w:p w14:paraId="2BC4FAB1" w14:textId="77777777" w:rsidR="003D2FB7" w:rsidRDefault="003D2FB7" w:rsidP="002D03A3">
      <w:pPr>
        <w:rPr>
          <w:rFonts w:cs="Iskoola Pota"/>
          <w:sz w:val="26"/>
          <w:szCs w:val="26"/>
          <w:lang w:bidi="si-LK"/>
        </w:rPr>
      </w:pPr>
    </w:p>
    <w:p w14:paraId="327E8FB6" w14:textId="17034BFF" w:rsidR="003D2FB7" w:rsidRDefault="003D2FB7" w:rsidP="002D03A3">
      <w:pPr>
        <w:rPr>
          <w:rFonts w:cs="Iskoola Pota"/>
          <w:sz w:val="26"/>
          <w:szCs w:val="26"/>
          <w:lang w:bidi="si-LK"/>
        </w:rPr>
      </w:pPr>
    </w:p>
    <w:p w14:paraId="704B6234" w14:textId="6FFD244D" w:rsidR="003D2FB7" w:rsidRDefault="002A1077" w:rsidP="002D03A3">
      <w:pPr>
        <w:rPr>
          <w:rFonts w:cs="Iskoola Pota"/>
          <w:sz w:val="26"/>
          <w:szCs w:val="26"/>
          <w:lang w:bidi="si-LK"/>
        </w:rPr>
      </w:pPr>
      <w:r>
        <w:rPr>
          <w:noProof/>
          <w:lang w:bidi="si-LK"/>
        </w:rPr>
        <w:lastRenderedPageBreak/>
        <mc:AlternateContent>
          <mc:Choice Requires="wps">
            <w:drawing>
              <wp:anchor distT="0" distB="0" distL="114300" distR="114300" simplePos="0" relativeHeight="251658266" behindDoc="0" locked="0" layoutInCell="1" allowOverlap="1" wp14:anchorId="719FB325" wp14:editId="16A87D97">
                <wp:simplePos x="0" y="0"/>
                <wp:positionH relativeFrom="margin">
                  <wp:posOffset>0</wp:posOffset>
                </wp:positionH>
                <wp:positionV relativeFrom="paragraph">
                  <wp:posOffset>-635</wp:posOffset>
                </wp:positionV>
                <wp:extent cx="5901055" cy="8305800"/>
                <wp:effectExtent l="0" t="0" r="23495" b="1905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8305800"/>
                        </a:xfrm>
                        <a:prstGeom prst="rect">
                          <a:avLst/>
                        </a:prstGeom>
                        <a:solidFill>
                          <a:srgbClr val="FFFFFF"/>
                        </a:solidFill>
                        <a:ln w="9525">
                          <a:solidFill>
                            <a:schemeClr val="tx2">
                              <a:lumMod val="60000"/>
                              <a:lumOff val="40000"/>
                            </a:schemeClr>
                          </a:solidFill>
                          <a:miter lim="800000"/>
                          <a:headEnd/>
                          <a:tailEnd/>
                        </a:ln>
                      </wps:spPr>
                      <wps:txbx>
                        <w:txbxContent>
                          <w:p w14:paraId="77CBFCF0" w14:textId="077A3F5B" w:rsidR="00B97E5D" w:rsidRDefault="00B97E5D" w:rsidP="00B97E5D">
                            <w:r>
                              <w:t xml:space="preserve">Member </w:t>
                            </w:r>
                            <w:proofErr w:type="gramStart"/>
                            <w:r>
                              <w:t>4</w:t>
                            </w:r>
                            <w:r w:rsidR="003D2038">
                              <w:t xml:space="preserve"> :</w:t>
                            </w:r>
                            <w:proofErr w:type="gramEnd"/>
                            <w:r w:rsidR="003D2038">
                              <w:t xml:space="preserve"> Liyanage N.L.T.N</w:t>
                            </w:r>
                            <w:r w:rsidR="001F1F37">
                              <w:t>.</w:t>
                            </w:r>
                          </w:p>
                          <w:p w14:paraId="67B382A3" w14:textId="77777777" w:rsidR="00B97E5D" w:rsidRDefault="00B97E5D" w:rsidP="00B97E5D">
                            <w:pPr>
                              <w:ind w:firstLine="720"/>
                            </w:pPr>
                            <w:r>
                              <w:t>Identification of the expert subject area of the student.</w:t>
                            </w:r>
                          </w:p>
                          <w:p w14:paraId="0B0A4567" w14:textId="4343B5ED" w:rsidR="002A1077" w:rsidRDefault="00B97E5D" w:rsidP="00B97E5D">
                            <w:pPr>
                              <w:ind w:left="1440"/>
                            </w:pPr>
                            <w:r>
                              <w:t xml:space="preserve">Every person is an expert for at least in one </w:t>
                            </w:r>
                            <w:proofErr w:type="gramStart"/>
                            <w:r>
                              <w:t>particular area</w:t>
                            </w:r>
                            <w:proofErr w:type="gramEnd"/>
                            <w:r>
                              <w:t xml:space="preserve">. That area could be changed time to time. In this step we are identifying the expert subject area that the student by considering some factors of his/her studies and the background as well. </w:t>
                            </w:r>
                          </w:p>
                          <w:p w14:paraId="5A5EFDC9" w14:textId="24152D3A" w:rsidR="002A1077" w:rsidRDefault="002A1077" w:rsidP="002A1077">
                            <w:pPr>
                              <w:ind w:firstLine="720"/>
                            </w:pPr>
                            <w:r>
                              <w:t xml:space="preserve"> The component of expert area prediction is divided to three main subcomponents.</w:t>
                            </w:r>
                          </w:p>
                          <w:p w14:paraId="5B74D55F" w14:textId="2248298A" w:rsidR="002A1077" w:rsidRDefault="002A1077" w:rsidP="002A1077">
                            <w:pPr>
                              <w:pStyle w:val="ListParagraph"/>
                              <w:numPr>
                                <w:ilvl w:val="0"/>
                                <w:numId w:val="28"/>
                              </w:numPr>
                            </w:pPr>
                            <w:r>
                              <w:t>Assessment answers analyzing module</w:t>
                            </w:r>
                          </w:p>
                          <w:p w14:paraId="3E7B9C8E" w14:textId="77777777" w:rsidR="001E27DC" w:rsidRPr="001E27DC" w:rsidRDefault="002A1077" w:rsidP="001D566E">
                            <w:pPr>
                              <w:pStyle w:val="ListParagraph"/>
                              <w:numPr>
                                <w:ilvl w:val="0"/>
                                <w:numId w:val="29"/>
                              </w:numPr>
                              <w:spacing w:before="100" w:beforeAutospacing="1" w:after="100" w:afterAutospacing="1" w:line="240" w:lineRule="auto"/>
                              <w:rPr>
                                <w:rFonts w:ascii="Times New Roman" w:eastAsia="Times New Roman" w:hAnsi="Times New Roman" w:cs="Times New Roman"/>
                                <w:sz w:val="30"/>
                                <w:szCs w:val="30"/>
                                <w:lang w:bidi="ar-SA"/>
                              </w:rPr>
                            </w:pPr>
                            <w:r>
                              <w:t xml:space="preserve">This will be the initial subcomponent of this component. The student will be given an assessment for gather some data to analyze to make a conclusion regarding the </w:t>
                            </w:r>
                            <w:r w:rsidR="0030187D">
                              <w:t>subject area. The inputs of this subcomponent will be the answers that will be provided by the student for the given assessment.</w:t>
                            </w:r>
                          </w:p>
                          <w:p w14:paraId="16A63041" w14:textId="7B1812C8" w:rsidR="001E27DC" w:rsidRPr="001E27DC" w:rsidRDefault="0030187D" w:rsidP="001D566E">
                            <w:pPr>
                              <w:pStyle w:val="ListParagraph"/>
                              <w:numPr>
                                <w:ilvl w:val="0"/>
                                <w:numId w:val="29"/>
                              </w:numPr>
                              <w:spacing w:before="100" w:beforeAutospacing="1" w:after="100" w:afterAutospacing="1" w:line="240" w:lineRule="auto"/>
                              <w:rPr>
                                <w:rFonts w:ascii="Times New Roman" w:eastAsia="Times New Roman" w:hAnsi="Times New Roman" w:cs="Times New Roman"/>
                                <w:sz w:val="30"/>
                                <w:szCs w:val="30"/>
                                <w:lang w:bidi="ar-SA"/>
                              </w:rPr>
                            </w:pPr>
                            <w:r>
                              <w:t>And the output of the ‘Identifying the most suited assessment methodology’ main component will be used to the assessment providing to the relevant student.</w:t>
                            </w:r>
                            <w:r w:rsidR="001E27DC">
                              <w:t xml:space="preserve"> The data will be classified by using the </w:t>
                            </w:r>
                            <w:r w:rsidR="001E27DC" w:rsidRPr="001E27DC">
                              <w:rPr>
                                <w:rFonts w:eastAsia="Times New Roman" w:cstheme="minorHAnsi"/>
                                <w:lang w:bidi="ar-SA"/>
                              </w:rPr>
                              <w:t>Logistic regression analysis by python</w:t>
                            </w:r>
                            <w:r w:rsidR="001E27DC">
                              <w:rPr>
                                <w:rFonts w:eastAsia="Times New Roman" w:cstheme="minorHAnsi"/>
                                <w:lang w:bidi="ar-SA"/>
                              </w:rPr>
                              <w:t>.</w:t>
                            </w:r>
                          </w:p>
                          <w:p w14:paraId="5A48A976" w14:textId="0095FCE4" w:rsidR="001E27DC" w:rsidRDefault="001E27DC" w:rsidP="001E27DC">
                            <w:pPr>
                              <w:pStyle w:val="ListParagraph"/>
                              <w:numPr>
                                <w:ilvl w:val="1"/>
                                <w:numId w:val="28"/>
                              </w:numPr>
                            </w:pPr>
                          </w:p>
                          <w:p w14:paraId="031BE6B5" w14:textId="77777777" w:rsidR="0030187D" w:rsidRDefault="0030187D" w:rsidP="0030187D">
                            <w:pPr>
                              <w:pStyle w:val="ListParagraph"/>
                              <w:ind w:left="2160"/>
                            </w:pPr>
                          </w:p>
                          <w:p w14:paraId="40ED6F2B" w14:textId="606E5DA2" w:rsidR="002A1077" w:rsidRDefault="002A1077" w:rsidP="002A1077">
                            <w:pPr>
                              <w:pStyle w:val="ListParagraph"/>
                              <w:numPr>
                                <w:ilvl w:val="0"/>
                                <w:numId w:val="28"/>
                              </w:numPr>
                            </w:pPr>
                            <w:r>
                              <w:t>Student academic background analyzing module</w:t>
                            </w:r>
                          </w:p>
                          <w:p w14:paraId="050AEC52" w14:textId="60531579" w:rsidR="0030187D" w:rsidRDefault="0030187D" w:rsidP="0030187D">
                            <w:pPr>
                              <w:pStyle w:val="ListParagraph"/>
                              <w:numPr>
                                <w:ilvl w:val="1"/>
                                <w:numId w:val="28"/>
                              </w:numPr>
                            </w:pPr>
                            <w:r>
                              <w:t xml:space="preserve">For this subcomponent the initial data will be gathered by providing a questionnaire for the student. </w:t>
                            </w:r>
                            <w:r w:rsidR="00BE383C">
                              <w:t>The answers provided by the students will be the inputs for this subcomponent.</w:t>
                            </w:r>
                            <w:r w:rsidR="001E27DC" w:rsidRPr="001E27DC">
                              <w:t xml:space="preserve"> </w:t>
                            </w:r>
                            <w:r w:rsidR="001E27DC">
                              <w:t xml:space="preserve">The data will be classified by using the </w:t>
                            </w:r>
                            <w:r w:rsidR="001E27DC" w:rsidRPr="001E27DC">
                              <w:rPr>
                                <w:rFonts w:eastAsia="Times New Roman" w:cstheme="minorHAnsi"/>
                                <w:lang w:bidi="ar-SA"/>
                              </w:rPr>
                              <w:t>Logistic regression analysis by python</w:t>
                            </w:r>
                            <w:r w:rsidR="001E27DC">
                              <w:rPr>
                                <w:rFonts w:eastAsia="Times New Roman" w:cstheme="minorHAnsi"/>
                                <w:lang w:bidi="ar-SA"/>
                              </w:rPr>
                              <w:t>. Same as the above subcomponent.</w:t>
                            </w:r>
                          </w:p>
                          <w:p w14:paraId="7EFF4E41" w14:textId="77777777" w:rsidR="00BE383C" w:rsidRDefault="00BE383C" w:rsidP="0030187D">
                            <w:pPr>
                              <w:pStyle w:val="ListParagraph"/>
                              <w:numPr>
                                <w:ilvl w:val="1"/>
                                <w:numId w:val="28"/>
                              </w:numPr>
                            </w:pPr>
                          </w:p>
                          <w:p w14:paraId="5B4D65BB" w14:textId="53929B8E" w:rsidR="002A1077" w:rsidRDefault="002A1077" w:rsidP="002A1077">
                            <w:pPr>
                              <w:pStyle w:val="ListParagraph"/>
                              <w:numPr>
                                <w:ilvl w:val="0"/>
                                <w:numId w:val="28"/>
                              </w:numPr>
                            </w:pPr>
                            <w:r>
                              <w:t>Expert subject area prediction module</w:t>
                            </w:r>
                          </w:p>
                          <w:p w14:paraId="3A6684F5" w14:textId="6AEE05E8" w:rsidR="00DC42D3" w:rsidRDefault="00DC42D3" w:rsidP="00DC42D3">
                            <w:pPr>
                              <w:pStyle w:val="ListParagraph"/>
                              <w:numPr>
                                <w:ilvl w:val="1"/>
                                <w:numId w:val="28"/>
                              </w:numPr>
                            </w:pPr>
                            <w:r>
                              <w:t xml:space="preserve">This will be the decision-making subcomponent. The outputs of the first two components will be the inputs of this component. </w:t>
                            </w:r>
                            <w:r w:rsidR="00A444F8">
                              <w:t xml:space="preserve">And if there is any pre predicted </w:t>
                            </w:r>
                            <w:r w:rsidR="00FD1503">
                              <w:t xml:space="preserve">expert subject area for the same student it will also be </w:t>
                            </w:r>
                            <w:r w:rsidR="00112C87">
                              <w:t>considered for this prediction.</w:t>
                            </w:r>
                            <w:r>
                              <w:t xml:space="preserve"> </w:t>
                            </w:r>
                            <w:r w:rsidR="00CB0C42">
                              <w:t xml:space="preserve">The final prediction will be done by the decision </w:t>
                            </w:r>
                            <w:r w:rsidR="00EF14A9">
                              <w:t xml:space="preserve">tree analysis by python. </w:t>
                            </w:r>
                          </w:p>
                          <w:p w14:paraId="4132F395" w14:textId="4B7CECFB" w:rsidR="00F875CA" w:rsidRDefault="00F875CA" w:rsidP="00DC42D3">
                            <w:pPr>
                              <w:pStyle w:val="ListParagraph"/>
                              <w:numPr>
                                <w:ilvl w:val="1"/>
                                <w:numId w:val="28"/>
                              </w:numPr>
                            </w:pPr>
                            <w:r>
                              <w:t>Th</w:t>
                            </w:r>
                            <w:r w:rsidR="0045502D">
                              <w:t xml:space="preserve">is subcomponent will be </w:t>
                            </w:r>
                            <w:r w:rsidR="00362C4C">
                              <w:t xml:space="preserve">looping in every 2weeks to one month time </w:t>
                            </w:r>
                            <w:r w:rsidR="002C7B7C">
                              <w:t>to</w:t>
                            </w:r>
                            <w:r w:rsidR="00362C4C">
                              <w:t xml:space="preserve"> </w:t>
                            </w:r>
                            <w:r w:rsidR="009434BF">
                              <w:t xml:space="preserve">get more accuracy for the predicted </w:t>
                            </w:r>
                            <w:r w:rsidR="00676FD0">
                              <w:t>expert</w:t>
                            </w:r>
                            <w:r w:rsidR="009434BF">
                              <w:t xml:space="preserve"> </w:t>
                            </w:r>
                            <w:r w:rsidR="00676FD0">
                              <w:t xml:space="preserve">subject area of the student. </w:t>
                            </w:r>
                            <w:r w:rsidR="009C2719">
                              <w:t xml:space="preserve">And if there is any change in the </w:t>
                            </w:r>
                            <w:r w:rsidR="00A444F8">
                              <w:t>prediction the new prediction will be saved in the database.</w:t>
                            </w:r>
                          </w:p>
                          <w:p w14:paraId="093AF8DD" w14:textId="77777777" w:rsidR="002A1077" w:rsidRDefault="002A1077" w:rsidP="002A1077">
                            <w:pPr>
                              <w:ind w:firstLine="720"/>
                            </w:pPr>
                            <w: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9FB325" id="Text Box 33" o:spid="_x0000_s1045" type="#_x0000_t202" style="position:absolute;margin-left:0;margin-top:-.05pt;width:464.65pt;height:654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" strokecolor="#548dd4 [1951]">
                <v:textbox>
                  <w:txbxContent>
                    <w:p w14:paraId="77CBFCF0" w14:textId="077A3F5B" w:rsidR="00B97E5D" w:rsidRDefault="00B97E5D" w:rsidP="00B97E5D">
                      <w:r>
                        <w:t xml:space="preserve">Member </w:t>
                      </w:r>
                      <w:proofErr w:type="gramStart"/>
                      <w:r>
                        <w:t>4</w:t>
                      </w:r>
                      <w:r w:rsidR="003D2038">
                        <w:t xml:space="preserve"> :</w:t>
                      </w:r>
                      <w:proofErr w:type="gramEnd"/>
                      <w:r w:rsidR="003D2038">
                        <w:t xml:space="preserve"> Liyanage N.L.T.N</w:t>
                      </w:r>
                      <w:r w:rsidR="001F1F37">
                        <w:t>.</w:t>
                      </w:r>
                    </w:p>
                    <w:p w14:paraId="67B382A3" w14:textId="77777777" w:rsidR="00B97E5D" w:rsidRDefault="00B97E5D" w:rsidP="00B97E5D">
                      <w:pPr>
                        <w:ind w:firstLine="720"/>
                      </w:pPr>
                      <w:r>
                        <w:t>Identification of the expert subject area of the student.</w:t>
                      </w:r>
                    </w:p>
                    <w:p w14:paraId="0B0A4567" w14:textId="4343B5ED" w:rsidR="002A1077" w:rsidRDefault="00B97E5D" w:rsidP="00B97E5D">
                      <w:pPr>
                        <w:ind w:left="1440"/>
                      </w:pPr>
                      <w:r>
                        <w:t xml:space="preserve">Every person is an expert for at least in one </w:t>
                      </w:r>
                      <w:proofErr w:type="gramStart"/>
                      <w:r>
                        <w:t>particular area</w:t>
                      </w:r>
                      <w:proofErr w:type="gramEnd"/>
                      <w:r>
                        <w:t xml:space="preserve">. That area could be changed time to time. In this step we are identifying the expert subject area that the student by considering some factors of his/her studies and the background as well. </w:t>
                      </w:r>
                    </w:p>
                    <w:p w14:paraId="5A5EFDC9" w14:textId="24152D3A" w:rsidR="002A1077" w:rsidRDefault="002A1077" w:rsidP="002A1077">
                      <w:pPr>
                        <w:ind w:firstLine="720"/>
                      </w:pPr>
                      <w:r>
                        <w:t xml:space="preserve"> The component of expert area prediction is divided to three main subcomponents.</w:t>
                      </w:r>
                    </w:p>
                    <w:p w14:paraId="5B74D55F" w14:textId="2248298A" w:rsidR="002A1077" w:rsidRDefault="002A1077" w:rsidP="002A1077">
                      <w:pPr>
                        <w:pStyle w:val="ListParagraph"/>
                        <w:numPr>
                          <w:ilvl w:val="0"/>
                          <w:numId w:val="28"/>
                        </w:numPr>
                      </w:pPr>
                      <w:r>
                        <w:t>Assessment answers analyzing module</w:t>
                      </w:r>
                    </w:p>
                    <w:p w14:paraId="3E7B9C8E" w14:textId="77777777" w:rsidR="001E27DC" w:rsidRPr="001E27DC" w:rsidRDefault="002A1077" w:rsidP="001D566E">
                      <w:pPr>
                        <w:pStyle w:val="ListParagraph"/>
                        <w:numPr>
                          <w:ilvl w:val="0"/>
                          <w:numId w:val="29"/>
                        </w:numPr>
                        <w:spacing w:before="100" w:beforeAutospacing="1" w:after="100" w:afterAutospacing="1" w:line="240" w:lineRule="auto"/>
                        <w:rPr>
                          <w:rFonts w:ascii="Times New Roman" w:eastAsia="Times New Roman" w:hAnsi="Times New Roman" w:cs="Times New Roman"/>
                          <w:sz w:val="30"/>
                          <w:szCs w:val="30"/>
                          <w:lang w:bidi="ar-SA"/>
                        </w:rPr>
                      </w:pPr>
                      <w:r>
                        <w:t xml:space="preserve">This will be the initial subcomponent of this component. The student will be given an assessment for gather some data to analyze to make a conclusion regarding the </w:t>
                      </w:r>
                      <w:r w:rsidR="0030187D">
                        <w:t>subject area. The inputs of this subcomponent will be the answers that will be provided by the student for the given assessment.</w:t>
                      </w:r>
                    </w:p>
                    <w:p w14:paraId="16A63041" w14:textId="7B1812C8" w:rsidR="001E27DC" w:rsidRPr="001E27DC" w:rsidRDefault="0030187D" w:rsidP="001D566E">
                      <w:pPr>
                        <w:pStyle w:val="ListParagraph"/>
                        <w:numPr>
                          <w:ilvl w:val="0"/>
                          <w:numId w:val="29"/>
                        </w:numPr>
                        <w:spacing w:before="100" w:beforeAutospacing="1" w:after="100" w:afterAutospacing="1" w:line="240" w:lineRule="auto"/>
                        <w:rPr>
                          <w:rFonts w:ascii="Times New Roman" w:eastAsia="Times New Roman" w:hAnsi="Times New Roman" w:cs="Times New Roman"/>
                          <w:sz w:val="30"/>
                          <w:szCs w:val="30"/>
                          <w:lang w:bidi="ar-SA"/>
                        </w:rPr>
                      </w:pPr>
                      <w:r>
                        <w:t>And the output of the ‘Identifying the most suited assessment methodology’ main component will be used to the assessment providing to the relevant student.</w:t>
                      </w:r>
                      <w:r w:rsidR="001E27DC">
                        <w:t xml:space="preserve"> The data will be classified by using the </w:t>
                      </w:r>
                      <w:r w:rsidR="001E27DC" w:rsidRPr="001E27DC">
                        <w:rPr>
                          <w:rFonts w:eastAsia="Times New Roman" w:cstheme="minorHAnsi"/>
                          <w:lang w:bidi="ar-SA"/>
                        </w:rPr>
                        <w:t>Logistic regression analysis by python</w:t>
                      </w:r>
                      <w:r w:rsidR="001E27DC">
                        <w:rPr>
                          <w:rFonts w:eastAsia="Times New Roman" w:cstheme="minorHAnsi"/>
                          <w:lang w:bidi="ar-SA"/>
                        </w:rPr>
                        <w:t>.</w:t>
                      </w:r>
                    </w:p>
                    <w:p w14:paraId="5A48A976" w14:textId="0095FCE4" w:rsidR="001E27DC" w:rsidRDefault="001E27DC" w:rsidP="001E27DC">
                      <w:pPr>
                        <w:pStyle w:val="ListParagraph"/>
                        <w:numPr>
                          <w:ilvl w:val="1"/>
                          <w:numId w:val="28"/>
                        </w:numPr>
                      </w:pPr>
                    </w:p>
                    <w:p w14:paraId="031BE6B5" w14:textId="77777777" w:rsidR="0030187D" w:rsidRDefault="0030187D" w:rsidP="0030187D">
                      <w:pPr>
                        <w:pStyle w:val="ListParagraph"/>
                        <w:ind w:left="2160"/>
                      </w:pPr>
                    </w:p>
                    <w:p w14:paraId="40ED6F2B" w14:textId="606E5DA2" w:rsidR="002A1077" w:rsidRDefault="002A1077" w:rsidP="002A1077">
                      <w:pPr>
                        <w:pStyle w:val="ListParagraph"/>
                        <w:numPr>
                          <w:ilvl w:val="0"/>
                          <w:numId w:val="28"/>
                        </w:numPr>
                      </w:pPr>
                      <w:r>
                        <w:t>Student academic background analyzing module</w:t>
                      </w:r>
                    </w:p>
                    <w:p w14:paraId="050AEC52" w14:textId="60531579" w:rsidR="0030187D" w:rsidRDefault="0030187D" w:rsidP="0030187D">
                      <w:pPr>
                        <w:pStyle w:val="ListParagraph"/>
                        <w:numPr>
                          <w:ilvl w:val="1"/>
                          <w:numId w:val="28"/>
                        </w:numPr>
                      </w:pPr>
                      <w:r>
                        <w:t xml:space="preserve">For this subcomponent the initial data will be gathered by providing a questionnaire for the student. </w:t>
                      </w:r>
                      <w:r w:rsidR="00BE383C">
                        <w:t>The answers provided by the students will be the inputs for this subcomponent.</w:t>
                      </w:r>
                      <w:r w:rsidR="001E27DC" w:rsidRPr="001E27DC">
                        <w:t xml:space="preserve"> </w:t>
                      </w:r>
                      <w:r w:rsidR="001E27DC">
                        <w:t xml:space="preserve">The data will be classified by using the </w:t>
                      </w:r>
                      <w:r w:rsidR="001E27DC" w:rsidRPr="001E27DC">
                        <w:rPr>
                          <w:rFonts w:eastAsia="Times New Roman" w:cstheme="minorHAnsi"/>
                          <w:lang w:bidi="ar-SA"/>
                        </w:rPr>
                        <w:t>Logistic regression analysis by python</w:t>
                      </w:r>
                      <w:r w:rsidR="001E27DC">
                        <w:rPr>
                          <w:rFonts w:eastAsia="Times New Roman" w:cstheme="minorHAnsi"/>
                          <w:lang w:bidi="ar-SA"/>
                        </w:rPr>
                        <w:t>. Same as the above subcomponent.</w:t>
                      </w:r>
                    </w:p>
                    <w:p w14:paraId="7EFF4E41" w14:textId="77777777" w:rsidR="00BE383C" w:rsidRDefault="00BE383C" w:rsidP="0030187D">
                      <w:pPr>
                        <w:pStyle w:val="ListParagraph"/>
                        <w:numPr>
                          <w:ilvl w:val="1"/>
                          <w:numId w:val="28"/>
                        </w:numPr>
                      </w:pPr>
                    </w:p>
                    <w:p w14:paraId="5B4D65BB" w14:textId="53929B8E" w:rsidR="002A1077" w:rsidRDefault="002A1077" w:rsidP="002A1077">
                      <w:pPr>
                        <w:pStyle w:val="ListParagraph"/>
                        <w:numPr>
                          <w:ilvl w:val="0"/>
                          <w:numId w:val="28"/>
                        </w:numPr>
                      </w:pPr>
                      <w:r>
                        <w:t>Expert subject area prediction module</w:t>
                      </w:r>
                    </w:p>
                    <w:p w14:paraId="3A6684F5" w14:textId="6AEE05E8" w:rsidR="00DC42D3" w:rsidRDefault="00DC42D3" w:rsidP="00DC42D3">
                      <w:pPr>
                        <w:pStyle w:val="ListParagraph"/>
                        <w:numPr>
                          <w:ilvl w:val="1"/>
                          <w:numId w:val="28"/>
                        </w:numPr>
                      </w:pPr>
                      <w:r>
                        <w:t xml:space="preserve">This will be the decision-making subcomponent. The outputs of the first two components will be the inputs of this component. </w:t>
                      </w:r>
                      <w:r w:rsidR="00A444F8">
                        <w:t xml:space="preserve">And if there is any pre predicted </w:t>
                      </w:r>
                      <w:r w:rsidR="00FD1503">
                        <w:t xml:space="preserve">expert subject area for the same student it will also be </w:t>
                      </w:r>
                      <w:r w:rsidR="00112C87">
                        <w:t>considered for this prediction.</w:t>
                      </w:r>
                      <w:r>
                        <w:t xml:space="preserve"> </w:t>
                      </w:r>
                      <w:r w:rsidR="00CB0C42">
                        <w:t xml:space="preserve">The final prediction will be done by the decision </w:t>
                      </w:r>
                      <w:r w:rsidR="00EF14A9">
                        <w:t xml:space="preserve">tree analysis by python. </w:t>
                      </w:r>
                    </w:p>
                    <w:p w14:paraId="4132F395" w14:textId="4B7CECFB" w:rsidR="00F875CA" w:rsidRDefault="00F875CA" w:rsidP="00DC42D3">
                      <w:pPr>
                        <w:pStyle w:val="ListParagraph"/>
                        <w:numPr>
                          <w:ilvl w:val="1"/>
                          <w:numId w:val="28"/>
                        </w:numPr>
                      </w:pPr>
                      <w:r>
                        <w:t>Th</w:t>
                      </w:r>
                      <w:r w:rsidR="0045502D">
                        <w:t xml:space="preserve">is subcomponent will be </w:t>
                      </w:r>
                      <w:r w:rsidR="00362C4C">
                        <w:t xml:space="preserve">looping in every 2weeks to one month time </w:t>
                      </w:r>
                      <w:r w:rsidR="002C7B7C">
                        <w:t>to</w:t>
                      </w:r>
                      <w:r w:rsidR="00362C4C">
                        <w:t xml:space="preserve"> </w:t>
                      </w:r>
                      <w:r w:rsidR="009434BF">
                        <w:t xml:space="preserve">get more accuracy for the predicted </w:t>
                      </w:r>
                      <w:r w:rsidR="00676FD0">
                        <w:t>expert</w:t>
                      </w:r>
                      <w:r w:rsidR="009434BF">
                        <w:t xml:space="preserve"> </w:t>
                      </w:r>
                      <w:r w:rsidR="00676FD0">
                        <w:t xml:space="preserve">subject area of the student. </w:t>
                      </w:r>
                      <w:r w:rsidR="009C2719">
                        <w:t xml:space="preserve">And if there is any change in the </w:t>
                      </w:r>
                      <w:r w:rsidR="00A444F8">
                        <w:t>prediction the new prediction will be saved in the database.</w:t>
                      </w:r>
                    </w:p>
                    <w:p w14:paraId="093AF8DD" w14:textId="77777777" w:rsidR="002A1077" w:rsidRDefault="002A1077" w:rsidP="002A1077">
                      <w:pPr>
                        <w:ind w:firstLine="720"/>
                      </w:pPr>
                      <w:r>
                        <w:tab/>
                      </w:r>
                    </w:p>
                  </w:txbxContent>
                </v:textbox>
                <w10:wrap anchorx="margin"/>
              </v:shape>
            </w:pict>
          </mc:Fallback>
        </mc:AlternateContent>
      </w:r>
      <w:r>
        <w:rPr>
          <w:rFonts w:cs="Iskoola Pota"/>
          <w:sz w:val="26"/>
          <w:szCs w:val="26"/>
          <w:lang w:bidi="si-LK"/>
        </w:rPr>
        <w:br w:type="page"/>
      </w:r>
    </w:p>
    <w:p w14:paraId="341D2B90" w14:textId="75E9A1F4" w:rsidR="00D156C8" w:rsidRDefault="000864E7" w:rsidP="002D03A3">
      <w:pPr>
        <w:rPr>
          <w:rFonts w:cs="Iskoola Pota"/>
          <w:sz w:val="26"/>
          <w:szCs w:val="26"/>
          <w:lang w:bidi="si-LK"/>
        </w:rPr>
      </w:pPr>
      <w:r>
        <w:rPr>
          <w:noProof/>
          <w:lang w:bidi="si-LK"/>
        </w:rPr>
        <w:lastRenderedPageBreak/>
        <mc:AlternateContent>
          <mc:Choice Requires="wps">
            <w:drawing>
              <wp:anchor distT="0" distB="0" distL="114300" distR="114300" simplePos="0" relativeHeight="251658241" behindDoc="0" locked="0" layoutInCell="1" allowOverlap="1" wp14:anchorId="7B541787" wp14:editId="35ACA58C">
                <wp:simplePos x="0" y="0"/>
                <wp:positionH relativeFrom="margin">
                  <wp:align>left</wp:align>
                </wp:positionH>
                <wp:positionV relativeFrom="paragraph">
                  <wp:posOffset>278765</wp:posOffset>
                </wp:positionV>
                <wp:extent cx="5901055" cy="3823854"/>
                <wp:effectExtent l="0" t="0" r="23495" b="2476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3823854"/>
                        </a:xfrm>
                        <a:prstGeom prst="rect">
                          <a:avLst/>
                        </a:prstGeom>
                        <a:solidFill>
                          <a:srgbClr val="FFFFFF"/>
                        </a:solidFill>
                        <a:ln w="9525">
                          <a:solidFill>
                            <a:schemeClr val="tx2">
                              <a:lumMod val="60000"/>
                              <a:lumOff val="40000"/>
                            </a:schemeClr>
                          </a:solidFill>
                          <a:miter lim="800000"/>
                          <a:headEnd/>
                          <a:tailEnd/>
                        </a:ln>
                      </wps:spPr>
                      <wps:txbx>
                        <w:txbxContent>
                          <w:p w14:paraId="7DE271AE" w14:textId="77777777" w:rsidR="009C09FA" w:rsidRDefault="009C09FA" w:rsidP="009C09FA">
                            <w:pPr>
                              <w:pStyle w:val="ListParagraph"/>
                              <w:numPr>
                                <w:ilvl w:val="0"/>
                                <w:numId w:val="24"/>
                              </w:numPr>
                            </w:pPr>
                            <w:r>
                              <w:t>Programming Languages:</w:t>
                            </w:r>
                          </w:p>
                          <w:p w14:paraId="7330226F" w14:textId="77777777" w:rsidR="009C09FA" w:rsidRDefault="009C09FA" w:rsidP="009C09FA">
                            <w:pPr>
                              <w:pStyle w:val="ListParagraph"/>
                              <w:numPr>
                                <w:ilvl w:val="1"/>
                                <w:numId w:val="24"/>
                              </w:numPr>
                            </w:pPr>
                            <w:r>
                              <w:t>Python</w:t>
                            </w:r>
                          </w:p>
                          <w:p w14:paraId="18A5F0D7" w14:textId="0FFC10B3" w:rsidR="009C09FA" w:rsidRDefault="00426B05" w:rsidP="009C09FA">
                            <w:pPr>
                              <w:pStyle w:val="ListParagraph"/>
                              <w:numPr>
                                <w:ilvl w:val="1"/>
                                <w:numId w:val="24"/>
                              </w:numPr>
                            </w:pPr>
                            <w:r>
                              <w:t>JavaScript</w:t>
                            </w:r>
                          </w:p>
                          <w:p w14:paraId="31152CF7" w14:textId="77777777" w:rsidR="009004C9" w:rsidRDefault="009004C9" w:rsidP="009004C9">
                            <w:pPr>
                              <w:pStyle w:val="ListParagraph"/>
                              <w:numPr>
                                <w:ilvl w:val="0"/>
                                <w:numId w:val="24"/>
                              </w:numPr>
                            </w:pPr>
                            <w:r>
                              <w:t>Frameworks and libraries</w:t>
                            </w:r>
                          </w:p>
                          <w:p w14:paraId="61BF2C7F" w14:textId="12A1554C" w:rsidR="00306D55" w:rsidRDefault="00306D55" w:rsidP="009004C9">
                            <w:pPr>
                              <w:pStyle w:val="ListParagraph"/>
                              <w:numPr>
                                <w:ilvl w:val="1"/>
                                <w:numId w:val="24"/>
                              </w:numPr>
                            </w:pPr>
                            <w:r>
                              <w:t>Vu</w:t>
                            </w:r>
                            <w:r w:rsidR="007A776F">
                              <w:t>e</w:t>
                            </w:r>
                            <w:r w:rsidR="00F85B8A">
                              <w:t xml:space="preserve"> </w:t>
                            </w:r>
                            <w:r w:rsidR="007A776F">
                              <w:t>JS</w:t>
                            </w:r>
                          </w:p>
                          <w:p w14:paraId="7E1ADC8C" w14:textId="77777777" w:rsidR="00306D55" w:rsidRDefault="00306D55" w:rsidP="009004C9">
                            <w:pPr>
                              <w:pStyle w:val="ListParagraph"/>
                              <w:numPr>
                                <w:ilvl w:val="1"/>
                                <w:numId w:val="24"/>
                              </w:numPr>
                            </w:pPr>
                            <w:proofErr w:type="spellStart"/>
                            <w:r>
                              <w:t>PyTorch</w:t>
                            </w:r>
                            <w:proofErr w:type="spellEnd"/>
                          </w:p>
                          <w:p w14:paraId="678BF3F2" w14:textId="77777777" w:rsidR="00B0141D" w:rsidRDefault="00B0141D" w:rsidP="009004C9">
                            <w:pPr>
                              <w:pStyle w:val="ListParagraph"/>
                              <w:numPr>
                                <w:ilvl w:val="1"/>
                                <w:numId w:val="24"/>
                              </w:numPr>
                            </w:pPr>
                            <w:proofErr w:type="spellStart"/>
                            <w:r>
                              <w:t>SpaCy</w:t>
                            </w:r>
                            <w:proofErr w:type="spellEnd"/>
                          </w:p>
                          <w:p w14:paraId="7F1A8C50" w14:textId="77777777" w:rsidR="00B0141D" w:rsidRDefault="00E97B05" w:rsidP="009004C9">
                            <w:pPr>
                              <w:pStyle w:val="ListParagraph"/>
                              <w:numPr>
                                <w:ilvl w:val="1"/>
                                <w:numId w:val="24"/>
                              </w:numPr>
                            </w:pPr>
                            <w:r>
                              <w:t>YAKE</w:t>
                            </w:r>
                          </w:p>
                          <w:p w14:paraId="3885CD80" w14:textId="77777777" w:rsidR="00E97B05" w:rsidRDefault="00E97B05" w:rsidP="009004C9">
                            <w:pPr>
                              <w:pStyle w:val="ListParagraph"/>
                              <w:numPr>
                                <w:ilvl w:val="1"/>
                                <w:numId w:val="24"/>
                              </w:numPr>
                            </w:pPr>
                            <w:r>
                              <w:t>RAKE-NTLK</w:t>
                            </w:r>
                          </w:p>
                          <w:p w14:paraId="00298BD5" w14:textId="77777777" w:rsidR="002E0878" w:rsidRDefault="002E0878" w:rsidP="009004C9">
                            <w:pPr>
                              <w:pStyle w:val="ListParagraph"/>
                              <w:numPr>
                                <w:ilvl w:val="1"/>
                                <w:numId w:val="24"/>
                              </w:numPr>
                            </w:pPr>
                            <w:r>
                              <w:t>OpenCV</w:t>
                            </w:r>
                          </w:p>
                          <w:p w14:paraId="67E584D9" w14:textId="1BFDF4D7" w:rsidR="00600E2A" w:rsidRDefault="00600E2A" w:rsidP="009004C9">
                            <w:pPr>
                              <w:pStyle w:val="ListParagraph"/>
                              <w:numPr>
                                <w:ilvl w:val="1"/>
                                <w:numId w:val="24"/>
                              </w:numPr>
                            </w:pPr>
                            <w:r>
                              <w:t>NLTK</w:t>
                            </w:r>
                          </w:p>
                          <w:p w14:paraId="54E6262C" w14:textId="77777777" w:rsidR="003110F6" w:rsidRDefault="003110F6" w:rsidP="003110F6">
                            <w:pPr>
                              <w:pStyle w:val="ListParagraph"/>
                              <w:numPr>
                                <w:ilvl w:val="0"/>
                                <w:numId w:val="24"/>
                              </w:numPr>
                            </w:pPr>
                            <w:r>
                              <w:t>Databases</w:t>
                            </w:r>
                          </w:p>
                          <w:p w14:paraId="1C533DE1" w14:textId="77777777" w:rsidR="003110F6" w:rsidRDefault="003110F6" w:rsidP="003110F6">
                            <w:pPr>
                              <w:pStyle w:val="ListParagraph"/>
                              <w:numPr>
                                <w:ilvl w:val="1"/>
                                <w:numId w:val="24"/>
                              </w:numPr>
                            </w:pPr>
                            <w:r>
                              <w:t xml:space="preserve">Apache </w:t>
                            </w:r>
                            <w:r w:rsidR="00D556F1">
                              <w:t>Cassandra/</w:t>
                            </w:r>
                            <w:r w:rsidR="00803996">
                              <w:t xml:space="preserve">AWS </w:t>
                            </w:r>
                            <w:proofErr w:type="spellStart"/>
                            <w:r w:rsidR="00803996">
                              <w:t>Keyspace</w:t>
                            </w:r>
                            <w:proofErr w:type="spellEnd"/>
                          </w:p>
                          <w:p w14:paraId="4079A513" w14:textId="77777777" w:rsidR="00803996" w:rsidRDefault="00803996" w:rsidP="003110F6">
                            <w:pPr>
                              <w:pStyle w:val="ListParagraph"/>
                              <w:numPr>
                                <w:ilvl w:val="1"/>
                                <w:numId w:val="24"/>
                              </w:numPr>
                            </w:pPr>
                            <w:r>
                              <w:t>Redis/</w:t>
                            </w:r>
                            <w:r w:rsidR="00145A2D">
                              <w:t xml:space="preserve">AWS </w:t>
                            </w:r>
                            <w:proofErr w:type="spellStart"/>
                            <w:r w:rsidR="00145A2D" w:rsidRPr="00145A2D">
                              <w:t>elasticache</w:t>
                            </w:r>
                            <w:proofErr w:type="spellEnd"/>
                          </w:p>
                          <w:p w14:paraId="15BE968F" w14:textId="77777777" w:rsidR="002E0878" w:rsidRDefault="002E0878" w:rsidP="002E0878">
                            <w:pPr>
                              <w:pStyle w:val="ListParagraph"/>
                              <w:numPr>
                                <w:ilvl w:val="0"/>
                                <w:numId w:val="24"/>
                              </w:numPr>
                            </w:pPr>
                            <w:r>
                              <w:t>Cloud Solutions</w:t>
                            </w:r>
                          </w:p>
                          <w:p w14:paraId="4BA29875" w14:textId="77777777" w:rsidR="002E0878" w:rsidRDefault="002E0878" w:rsidP="002E0878">
                            <w:pPr>
                              <w:pStyle w:val="ListParagraph"/>
                              <w:numPr>
                                <w:ilvl w:val="1"/>
                                <w:numId w:val="24"/>
                              </w:numPr>
                            </w:pPr>
                            <w:r>
                              <w:t>AWS</w:t>
                            </w:r>
                          </w:p>
                          <w:p w14:paraId="00589D29" w14:textId="4F93E80E" w:rsidR="000864E7" w:rsidRDefault="000864E7" w:rsidP="000864E7">
                            <w:pPr>
                              <w:pStyle w:val="ListParagraph"/>
                              <w:numPr>
                                <w:ilvl w:val="0"/>
                                <w:numId w:val="24"/>
                              </w:numPr>
                            </w:pPr>
                            <w:r>
                              <w:t xml:space="preserve">Other </w:t>
                            </w:r>
                          </w:p>
                          <w:p w14:paraId="6BA5F6C5" w14:textId="2EB927F3" w:rsidR="000864E7" w:rsidRDefault="000864E7" w:rsidP="000864E7">
                            <w:pPr>
                              <w:pStyle w:val="ListParagraph"/>
                              <w:numPr>
                                <w:ilvl w:val="1"/>
                                <w:numId w:val="24"/>
                              </w:numPr>
                            </w:pPr>
                            <w:r>
                              <w:t>Docker</w:t>
                            </w:r>
                          </w:p>
                          <w:p w14:paraId="1DF61EFC" w14:textId="2D129DF9" w:rsidR="00540BAF" w:rsidRDefault="00540BAF" w:rsidP="000864E7">
                            <w:pPr>
                              <w:pStyle w:val="ListParagraph"/>
                              <w:numPr>
                                <w:ilvl w:val="1"/>
                                <w:numId w:val="24"/>
                              </w:numPr>
                            </w:pPr>
                            <w:proofErr w:type="spellStart"/>
                            <w:r>
                              <w:t>AutoML</w:t>
                            </w:r>
                            <w:proofErr w:type="spellEnd"/>
                          </w:p>
                          <w:p w14:paraId="37BF964C" w14:textId="77777777" w:rsidR="00803996" w:rsidRDefault="00803996" w:rsidP="003110F6">
                            <w:pPr>
                              <w:pStyle w:val="ListParagraph"/>
                              <w:numPr>
                                <w:ilvl w:val="1"/>
                                <w:numId w:val="24"/>
                              </w:num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541787" id="_x0000_s1046" type="#_x0000_t202" style="position:absolute;margin-left:0;margin-top:21.95pt;width:464.65pt;height:301.1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" strokecolor="#548dd4 [1951]">
                <v:textbox>
                  <w:txbxContent>
                    <w:p w14:paraId="7DE271AE" w14:textId="77777777" w:rsidR="009C09FA" w:rsidRDefault="009C09FA" w:rsidP="009C09FA">
                      <w:pPr>
                        <w:pStyle w:val="ListParagraph"/>
                        <w:numPr>
                          <w:ilvl w:val="0"/>
                          <w:numId w:val="24"/>
                        </w:numPr>
                      </w:pPr>
                      <w:r>
                        <w:t>Programming Languages:</w:t>
                      </w:r>
                    </w:p>
                    <w:p w14:paraId="7330226F" w14:textId="77777777" w:rsidR="009C09FA" w:rsidRDefault="009C09FA" w:rsidP="009C09FA">
                      <w:pPr>
                        <w:pStyle w:val="ListParagraph"/>
                        <w:numPr>
                          <w:ilvl w:val="1"/>
                          <w:numId w:val="24"/>
                        </w:numPr>
                      </w:pPr>
                      <w:r>
                        <w:t>Python</w:t>
                      </w:r>
                    </w:p>
                    <w:p w14:paraId="18A5F0D7" w14:textId="0FFC10B3" w:rsidR="009C09FA" w:rsidRDefault="00426B05" w:rsidP="009C09FA">
                      <w:pPr>
                        <w:pStyle w:val="ListParagraph"/>
                        <w:numPr>
                          <w:ilvl w:val="1"/>
                          <w:numId w:val="24"/>
                        </w:numPr>
                      </w:pPr>
                      <w:r>
                        <w:t>JavaScript</w:t>
                      </w:r>
                    </w:p>
                    <w:p w14:paraId="31152CF7" w14:textId="77777777" w:rsidR="009004C9" w:rsidRDefault="009004C9" w:rsidP="009004C9">
                      <w:pPr>
                        <w:pStyle w:val="ListParagraph"/>
                        <w:numPr>
                          <w:ilvl w:val="0"/>
                          <w:numId w:val="24"/>
                        </w:numPr>
                      </w:pPr>
                      <w:r>
                        <w:t>Frameworks and libraries</w:t>
                      </w:r>
                    </w:p>
                    <w:p w14:paraId="61BF2C7F" w14:textId="12A1554C" w:rsidR="00306D55" w:rsidRDefault="00306D55" w:rsidP="009004C9">
                      <w:pPr>
                        <w:pStyle w:val="ListParagraph"/>
                        <w:numPr>
                          <w:ilvl w:val="1"/>
                          <w:numId w:val="24"/>
                        </w:numPr>
                      </w:pPr>
                      <w:r>
                        <w:t>Vu</w:t>
                      </w:r>
                      <w:r w:rsidR="007A776F">
                        <w:t>e</w:t>
                      </w:r>
                      <w:r w:rsidR="00F85B8A">
                        <w:t xml:space="preserve"> </w:t>
                      </w:r>
                      <w:r w:rsidR="007A776F">
                        <w:t>JS</w:t>
                      </w:r>
                    </w:p>
                    <w:p w14:paraId="7E1ADC8C" w14:textId="77777777" w:rsidR="00306D55" w:rsidRDefault="00306D55" w:rsidP="009004C9">
                      <w:pPr>
                        <w:pStyle w:val="ListParagraph"/>
                        <w:numPr>
                          <w:ilvl w:val="1"/>
                          <w:numId w:val="24"/>
                        </w:numPr>
                      </w:pPr>
                      <w:proofErr w:type="spellStart"/>
                      <w:r>
                        <w:t>PyTorch</w:t>
                      </w:r>
                      <w:proofErr w:type="spellEnd"/>
                    </w:p>
                    <w:p w14:paraId="678BF3F2" w14:textId="77777777" w:rsidR="00B0141D" w:rsidRDefault="00B0141D" w:rsidP="009004C9">
                      <w:pPr>
                        <w:pStyle w:val="ListParagraph"/>
                        <w:numPr>
                          <w:ilvl w:val="1"/>
                          <w:numId w:val="24"/>
                        </w:numPr>
                      </w:pPr>
                      <w:proofErr w:type="spellStart"/>
                      <w:r>
                        <w:t>SpaCy</w:t>
                      </w:r>
                      <w:proofErr w:type="spellEnd"/>
                    </w:p>
                    <w:p w14:paraId="7F1A8C50" w14:textId="77777777" w:rsidR="00B0141D" w:rsidRDefault="00E97B05" w:rsidP="009004C9">
                      <w:pPr>
                        <w:pStyle w:val="ListParagraph"/>
                        <w:numPr>
                          <w:ilvl w:val="1"/>
                          <w:numId w:val="24"/>
                        </w:numPr>
                      </w:pPr>
                      <w:r>
                        <w:t>YAKE</w:t>
                      </w:r>
                    </w:p>
                    <w:p w14:paraId="3885CD80" w14:textId="77777777" w:rsidR="00E97B05" w:rsidRDefault="00E97B05" w:rsidP="009004C9">
                      <w:pPr>
                        <w:pStyle w:val="ListParagraph"/>
                        <w:numPr>
                          <w:ilvl w:val="1"/>
                          <w:numId w:val="24"/>
                        </w:numPr>
                      </w:pPr>
                      <w:r>
                        <w:t>RAKE-NTLK</w:t>
                      </w:r>
                    </w:p>
                    <w:p w14:paraId="00298BD5" w14:textId="77777777" w:rsidR="002E0878" w:rsidRDefault="002E0878" w:rsidP="009004C9">
                      <w:pPr>
                        <w:pStyle w:val="ListParagraph"/>
                        <w:numPr>
                          <w:ilvl w:val="1"/>
                          <w:numId w:val="24"/>
                        </w:numPr>
                      </w:pPr>
                      <w:r>
                        <w:t>OpenCV</w:t>
                      </w:r>
                    </w:p>
                    <w:p w14:paraId="67E584D9" w14:textId="1BFDF4D7" w:rsidR="00600E2A" w:rsidRDefault="00600E2A" w:rsidP="009004C9">
                      <w:pPr>
                        <w:pStyle w:val="ListParagraph"/>
                        <w:numPr>
                          <w:ilvl w:val="1"/>
                          <w:numId w:val="24"/>
                        </w:numPr>
                      </w:pPr>
                      <w:r>
                        <w:t>NLTK</w:t>
                      </w:r>
                    </w:p>
                    <w:p w14:paraId="54E6262C" w14:textId="77777777" w:rsidR="003110F6" w:rsidRDefault="003110F6" w:rsidP="003110F6">
                      <w:pPr>
                        <w:pStyle w:val="ListParagraph"/>
                        <w:numPr>
                          <w:ilvl w:val="0"/>
                          <w:numId w:val="24"/>
                        </w:numPr>
                      </w:pPr>
                      <w:r>
                        <w:t>Databases</w:t>
                      </w:r>
                    </w:p>
                    <w:p w14:paraId="1C533DE1" w14:textId="77777777" w:rsidR="003110F6" w:rsidRDefault="003110F6" w:rsidP="003110F6">
                      <w:pPr>
                        <w:pStyle w:val="ListParagraph"/>
                        <w:numPr>
                          <w:ilvl w:val="1"/>
                          <w:numId w:val="24"/>
                        </w:numPr>
                      </w:pPr>
                      <w:r>
                        <w:t xml:space="preserve">Apache </w:t>
                      </w:r>
                      <w:r w:rsidR="00D556F1">
                        <w:t>Cassandra/</w:t>
                      </w:r>
                      <w:r w:rsidR="00803996">
                        <w:t xml:space="preserve">AWS </w:t>
                      </w:r>
                      <w:proofErr w:type="spellStart"/>
                      <w:r w:rsidR="00803996">
                        <w:t>Keyspace</w:t>
                      </w:r>
                      <w:proofErr w:type="spellEnd"/>
                    </w:p>
                    <w:p w14:paraId="4079A513" w14:textId="77777777" w:rsidR="00803996" w:rsidRDefault="00803996" w:rsidP="003110F6">
                      <w:pPr>
                        <w:pStyle w:val="ListParagraph"/>
                        <w:numPr>
                          <w:ilvl w:val="1"/>
                          <w:numId w:val="24"/>
                        </w:numPr>
                      </w:pPr>
                      <w:r>
                        <w:t>Redis/</w:t>
                      </w:r>
                      <w:r w:rsidR="00145A2D">
                        <w:t xml:space="preserve">AWS </w:t>
                      </w:r>
                      <w:proofErr w:type="spellStart"/>
                      <w:r w:rsidR="00145A2D" w:rsidRPr="00145A2D">
                        <w:t>elasticache</w:t>
                      </w:r>
                      <w:proofErr w:type="spellEnd"/>
                    </w:p>
                    <w:p w14:paraId="15BE968F" w14:textId="77777777" w:rsidR="002E0878" w:rsidRDefault="002E0878" w:rsidP="002E0878">
                      <w:pPr>
                        <w:pStyle w:val="ListParagraph"/>
                        <w:numPr>
                          <w:ilvl w:val="0"/>
                          <w:numId w:val="24"/>
                        </w:numPr>
                      </w:pPr>
                      <w:r>
                        <w:t>Cloud Solutions</w:t>
                      </w:r>
                    </w:p>
                    <w:p w14:paraId="4BA29875" w14:textId="77777777" w:rsidR="002E0878" w:rsidRDefault="002E0878" w:rsidP="002E0878">
                      <w:pPr>
                        <w:pStyle w:val="ListParagraph"/>
                        <w:numPr>
                          <w:ilvl w:val="1"/>
                          <w:numId w:val="24"/>
                        </w:numPr>
                      </w:pPr>
                      <w:r>
                        <w:t>AWS</w:t>
                      </w:r>
                    </w:p>
                    <w:p w14:paraId="00589D29" w14:textId="4F93E80E" w:rsidR="000864E7" w:rsidRDefault="000864E7" w:rsidP="000864E7">
                      <w:pPr>
                        <w:pStyle w:val="ListParagraph"/>
                        <w:numPr>
                          <w:ilvl w:val="0"/>
                          <w:numId w:val="24"/>
                        </w:numPr>
                      </w:pPr>
                      <w:r>
                        <w:t xml:space="preserve">Other </w:t>
                      </w:r>
                    </w:p>
                    <w:p w14:paraId="6BA5F6C5" w14:textId="2EB927F3" w:rsidR="000864E7" w:rsidRDefault="000864E7" w:rsidP="000864E7">
                      <w:pPr>
                        <w:pStyle w:val="ListParagraph"/>
                        <w:numPr>
                          <w:ilvl w:val="1"/>
                          <w:numId w:val="24"/>
                        </w:numPr>
                      </w:pPr>
                      <w:r>
                        <w:t>Docker</w:t>
                      </w:r>
                    </w:p>
                    <w:p w14:paraId="1DF61EFC" w14:textId="2D129DF9" w:rsidR="00540BAF" w:rsidRDefault="00540BAF" w:rsidP="000864E7">
                      <w:pPr>
                        <w:pStyle w:val="ListParagraph"/>
                        <w:numPr>
                          <w:ilvl w:val="1"/>
                          <w:numId w:val="24"/>
                        </w:numPr>
                      </w:pPr>
                      <w:proofErr w:type="spellStart"/>
                      <w:r>
                        <w:t>AutoML</w:t>
                      </w:r>
                      <w:proofErr w:type="spellEnd"/>
                    </w:p>
                    <w:p w14:paraId="37BF964C" w14:textId="77777777" w:rsidR="00803996" w:rsidRDefault="00803996" w:rsidP="003110F6">
                      <w:pPr>
                        <w:pStyle w:val="ListParagraph"/>
                        <w:numPr>
                          <w:ilvl w:val="1"/>
                          <w:numId w:val="24"/>
                        </w:numPr>
                      </w:pPr>
                    </w:p>
                  </w:txbxContent>
                </v:textbox>
                <w10:wrap anchorx="margin"/>
              </v:shape>
            </w:pict>
          </mc:Fallback>
        </mc:AlternateContent>
      </w:r>
      <w:r w:rsidR="002D03A3" w:rsidRPr="002D03A3">
        <w:rPr>
          <w:rFonts w:cs="Iskoola Pota"/>
          <w:sz w:val="26"/>
          <w:szCs w:val="26"/>
          <w:lang w:bidi="si-LK"/>
        </w:rPr>
        <w:t>Technologies to be used</w:t>
      </w:r>
      <w:r w:rsidR="00D87328">
        <w:rPr>
          <w:rFonts w:cs="Iskoola Pota"/>
          <w:sz w:val="26"/>
          <w:szCs w:val="26"/>
          <w:lang w:bidi="si-LK"/>
        </w:rPr>
        <w:t>:</w:t>
      </w:r>
    </w:p>
    <w:p w14:paraId="5E1CFA6B" w14:textId="002D430D" w:rsidR="00D156C8" w:rsidRPr="00D156C8" w:rsidRDefault="00D156C8" w:rsidP="00D156C8">
      <w:pPr>
        <w:rPr>
          <w:rFonts w:cs="Iskoola Pota"/>
          <w:sz w:val="26"/>
          <w:szCs w:val="26"/>
          <w:lang w:bidi="si-LK"/>
        </w:rPr>
      </w:pPr>
    </w:p>
    <w:p w14:paraId="18BFC32D" w14:textId="77777777" w:rsidR="00D156C8" w:rsidRPr="00D156C8" w:rsidRDefault="00D156C8" w:rsidP="00D156C8">
      <w:pPr>
        <w:rPr>
          <w:rFonts w:cs="Iskoola Pota"/>
          <w:sz w:val="26"/>
          <w:szCs w:val="26"/>
          <w:lang w:bidi="si-LK"/>
        </w:rPr>
      </w:pPr>
    </w:p>
    <w:p w14:paraId="0FAF42D5" w14:textId="53173DD1" w:rsidR="00D156C8" w:rsidRPr="00D156C8" w:rsidRDefault="00D156C8" w:rsidP="00D156C8">
      <w:pPr>
        <w:rPr>
          <w:rFonts w:cs="Iskoola Pota"/>
          <w:sz w:val="26"/>
          <w:szCs w:val="26"/>
          <w:lang w:bidi="si-LK"/>
        </w:rPr>
      </w:pPr>
    </w:p>
    <w:p w14:paraId="51A3A2AB" w14:textId="77777777" w:rsidR="00D156C8" w:rsidRPr="00D156C8" w:rsidRDefault="00D156C8" w:rsidP="00D156C8">
      <w:pPr>
        <w:rPr>
          <w:rFonts w:cs="Iskoola Pota"/>
          <w:sz w:val="26"/>
          <w:szCs w:val="26"/>
          <w:lang w:bidi="si-LK"/>
        </w:rPr>
      </w:pPr>
    </w:p>
    <w:p w14:paraId="0DA46A4B" w14:textId="77ECB743" w:rsidR="00D156C8" w:rsidRPr="00D156C8" w:rsidRDefault="00D156C8" w:rsidP="00D156C8">
      <w:pPr>
        <w:rPr>
          <w:rFonts w:cs="Iskoola Pota"/>
          <w:sz w:val="26"/>
          <w:szCs w:val="26"/>
          <w:lang w:bidi="si-LK"/>
        </w:rPr>
      </w:pPr>
    </w:p>
    <w:p w14:paraId="778E6F7F" w14:textId="77777777" w:rsidR="00D156C8" w:rsidRPr="00D156C8" w:rsidRDefault="00D156C8" w:rsidP="00D156C8">
      <w:pPr>
        <w:rPr>
          <w:rFonts w:cs="Iskoola Pota"/>
          <w:sz w:val="26"/>
          <w:szCs w:val="26"/>
          <w:lang w:bidi="si-LK"/>
        </w:rPr>
      </w:pPr>
    </w:p>
    <w:p w14:paraId="2E585A71" w14:textId="3C2E070F" w:rsidR="00D156C8" w:rsidRDefault="00D156C8" w:rsidP="00D156C8">
      <w:pPr>
        <w:rPr>
          <w:rFonts w:cs="Iskoola Pota"/>
          <w:sz w:val="26"/>
          <w:szCs w:val="26"/>
          <w:lang w:bidi="si-LK"/>
        </w:rPr>
      </w:pPr>
    </w:p>
    <w:p w14:paraId="0E926BE8" w14:textId="4E3060BD" w:rsidR="00943C33" w:rsidRDefault="00943C33" w:rsidP="00D156C8">
      <w:pPr>
        <w:ind w:firstLine="720"/>
        <w:rPr>
          <w:rFonts w:cs="Iskoola Pota"/>
          <w:sz w:val="26"/>
          <w:szCs w:val="26"/>
          <w:lang w:bidi="si-LK"/>
        </w:rPr>
      </w:pPr>
    </w:p>
    <w:p w14:paraId="33848945" w14:textId="77777777" w:rsidR="00803996" w:rsidRDefault="00803996" w:rsidP="004F5D07">
      <w:pPr>
        <w:spacing w:after="0" w:line="0" w:lineRule="atLeast"/>
        <w:rPr>
          <w:rFonts w:cs="Iskoola Pota"/>
          <w:bCs/>
          <w:sz w:val="26"/>
          <w:szCs w:val="26"/>
          <w:lang w:bidi="si-LK"/>
        </w:rPr>
      </w:pPr>
    </w:p>
    <w:p w14:paraId="65E542FA" w14:textId="77777777" w:rsidR="00803996" w:rsidRDefault="00803996" w:rsidP="004F5D07">
      <w:pPr>
        <w:spacing w:after="0" w:line="0" w:lineRule="atLeast"/>
        <w:rPr>
          <w:rFonts w:cs="Iskoola Pota"/>
          <w:bCs/>
          <w:sz w:val="26"/>
          <w:szCs w:val="26"/>
          <w:lang w:bidi="si-LK"/>
        </w:rPr>
      </w:pPr>
    </w:p>
    <w:p w14:paraId="7AAB0624" w14:textId="77777777" w:rsidR="00803996" w:rsidRDefault="00803996" w:rsidP="004F5D07">
      <w:pPr>
        <w:spacing w:after="0" w:line="0" w:lineRule="atLeast"/>
        <w:rPr>
          <w:rFonts w:cs="Iskoola Pota"/>
          <w:bCs/>
          <w:sz w:val="26"/>
          <w:szCs w:val="26"/>
          <w:lang w:bidi="si-LK"/>
        </w:rPr>
      </w:pPr>
    </w:p>
    <w:p w14:paraId="39D5FEC4" w14:textId="77777777" w:rsidR="00803996" w:rsidRDefault="00803996" w:rsidP="004F5D07">
      <w:pPr>
        <w:spacing w:after="0" w:line="0" w:lineRule="atLeast"/>
        <w:rPr>
          <w:rFonts w:cs="Iskoola Pota"/>
          <w:bCs/>
          <w:sz w:val="26"/>
          <w:szCs w:val="26"/>
          <w:lang w:bidi="si-LK"/>
        </w:rPr>
      </w:pPr>
    </w:p>
    <w:p w14:paraId="23DBCC63" w14:textId="77777777" w:rsidR="00803996" w:rsidRDefault="00803996" w:rsidP="004F5D07">
      <w:pPr>
        <w:spacing w:after="0" w:line="0" w:lineRule="atLeast"/>
        <w:rPr>
          <w:rFonts w:cs="Iskoola Pota"/>
          <w:bCs/>
          <w:sz w:val="26"/>
          <w:szCs w:val="26"/>
          <w:lang w:bidi="si-LK"/>
        </w:rPr>
      </w:pPr>
    </w:p>
    <w:p w14:paraId="3B3DCF5D" w14:textId="6A6A1545" w:rsidR="00D33664" w:rsidRDefault="004F5D07" w:rsidP="004F5D07">
      <w:pPr>
        <w:spacing w:after="0" w:line="0" w:lineRule="atLeast"/>
        <w:rPr>
          <w:rFonts w:cs="Iskoola Pota"/>
          <w:bCs/>
          <w:sz w:val="26"/>
          <w:szCs w:val="26"/>
          <w:lang w:bidi="si-LK"/>
        </w:rPr>
      </w:pPr>
      <w:r w:rsidRPr="004F5D07">
        <w:rPr>
          <w:rFonts w:cs="Iskoola Pota"/>
          <w:bCs/>
          <w:sz w:val="26"/>
          <w:szCs w:val="26"/>
          <w:lang w:bidi="si-LK"/>
        </w:rPr>
        <w:t xml:space="preserve">If supervisor States that this </w:t>
      </w:r>
      <w:r w:rsidR="0036281D">
        <w:rPr>
          <w:rFonts w:cs="Iskoola Pota"/>
          <w:bCs/>
          <w:sz w:val="26"/>
          <w:szCs w:val="26"/>
          <w:lang w:bidi="si-LK"/>
        </w:rPr>
        <w:t xml:space="preserve">year is </w:t>
      </w:r>
      <w:r w:rsidRPr="004F5D07">
        <w:rPr>
          <w:rFonts w:cs="Iskoola Pota"/>
          <w:bCs/>
          <w:sz w:val="26"/>
          <w:szCs w:val="26"/>
          <w:lang w:bidi="si-LK"/>
        </w:rPr>
        <w:t xml:space="preserve">a continuation of previous work, state the </w:t>
      </w:r>
      <w:r w:rsidR="0036281D">
        <w:rPr>
          <w:rFonts w:cs="Iskoola Pota"/>
          <w:bCs/>
          <w:sz w:val="26"/>
          <w:szCs w:val="26"/>
          <w:lang w:bidi="si-LK"/>
        </w:rPr>
        <w:t>further</w:t>
      </w:r>
      <w:r w:rsidR="00D33664">
        <w:rPr>
          <w:rFonts w:cs="Iskoola Pota"/>
          <w:bCs/>
          <w:sz w:val="26"/>
          <w:szCs w:val="26"/>
          <w:lang w:bidi="si-LK"/>
        </w:rPr>
        <w:t xml:space="preserve"> work the students should do compared to </w:t>
      </w:r>
      <w:r w:rsidR="0036281D">
        <w:rPr>
          <w:rFonts w:cs="Iskoola Pota"/>
          <w:bCs/>
          <w:sz w:val="26"/>
          <w:szCs w:val="26"/>
          <w:lang w:bidi="si-LK"/>
        </w:rPr>
        <w:t>the previous</w:t>
      </w:r>
      <w:r w:rsidR="00D33664">
        <w:rPr>
          <w:rFonts w:cs="Iskoola Pota"/>
          <w:bCs/>
          <w:sz w:val="26"/>
          <w:szCs w:val="26"/>
          <w:lang w:bidi="si-LK"/>
        </w:rPr>
        <w:t xml:space="preserve"> years. </w:t>
      </w:r>
    </w:p>
    <w:p w14:paraId="1A75E1A2" w14:textId="15216FAB" w:rsidR="00040D36" w:rsidRPr="004F5D07" w:rsidRDefault="00D33664" w:rsidP="004F5D07">
      <w:pPr>
        <w:spacing w:after="0" w:line="0" w:lineRule="atLeast"/>
        <w:rPr>
          <w:rFonts w:cs="Iskoola Pota"/>
          <w:bCs/>
          <w:sz w:val="26"/>
          <w:szCs w:val="26"/>
          <w:lang w:bidi="si-LK"/>
        </w:rPr>
      </w:pPr>
      <w:r w:rsidRPr="00D33664">
        <w:rPr>
          <w:rFonts w:cs="Iskoola Pota"/>
          <w:bCs/>
          <w:sz w:val="26"/>
          <w:szCs w:val="26"/>
          <w:highlight w:val="yellow"/>
          <w:lang w:bidi="si-LK"/>
        </w:rPr>
        <w:t xml:space="preserve">(NOTE: This part </w:t>
      </w:r>
      <w:proofErr w:type="gramStart"/>
      <w:r w:rsidR="0036281D" w:rsidRPr="00D33664">
        <w:rPr>
          <w:rFonts w:cs="Iskoola Pota"/>
          <w:bCs/>
          <w:sz w:val="26"/>
          <w:szCs w:val="26"/>
          <w:highlight w:val="yellow"/>
          <w:lang w:bidi="si-LK"/>
        </w:rPr>
        <w:t>has to</w:t>
      </w:r>
      <w:proofErr w:type="gramEnd"/>
      <w:r w:rsidRPr="00D33664">
        <w:rPr>
          <w:rFonts w:cs="Iskoola Pota"/>
          <w:bCs/>
          <w:sz w:val="26"/>
          <w:szCs w:val="26"/>
          <w:highlight w:val="yellow"/>
          <w:lang w:bidi="si-LK"/>
        </w:rPr>
        <w:t xml:space="preserve"> be filled by the supervisor)</w:t>
      </w:r>
    </w:p>
    <w:p w14:paraId="223A9896" w14:textId="121934C4" w:rsidR="00040D36" w:rsidRDefault="00D33664">
      <w:pPr>
        <w:rPr>
          <w:rFonts w:cs="Iskoola Pota"/>
          <w:b/>
          <w:sz w:val="26"/>
          <w:szCs w:val="26"/>
          <w:u w:val="single"/>
          <w:lang w:bidi="si-LK"/>
        </w:rPr>
      </w:pPr>
      <w:r>
        <w:rPr>
          <w:noProof/>
          <w:lang w:bidi="si-LK"/>
        </w:rPr>
        <mc:AlternateContent>
          <mc:Choice Requires="wps">
            <w:drawing>
              <wp:anchor distT="0" distB="0" distL="114300" distR="114300" simplePos="0" relativeHeight="251658255" behindDoc="0" locked="0" layoutInCell="1" allowOverlap="1" wp14:anchorId="19027D41" wp14:editId="2EF383FA">
                <wp:simplePos x="0" y="0"/>
                <wp:positionH relativeFrom="column">
                  <wp:posOffset>22860</wp:posOffset>
                </wp:positionH>
                <wp:positionV relativeFrom="paragraph">
                  <wp:posOffset>161925</wp:posOffset>
                </wp:positionV>
                <wp:extent cx="5901055" cy="3627120"/>
                <wp:effectExtent l="0" t="0" r="23495" b="1143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055" cy="3627120"/>
                        </a:xfrm>
                        <a:prstGeom prst="rect">
                          <a:avLst/>
                        </a:prstGeom>
                        <a:solidFill>
                          <a:srgbClr val="FFFFFF"/>
                        </a:solidFill>
                        <a:ln w="9525">
                          <a:solidFill>
                            <a:schemeClr val="tx2">
                              <a:lumMod val="60000"/>
                              <a:lumOff val="40000"/>
                            </a:schemeClr>
                          </a:solidFill>
                          <a:miter lim="800000"/>
                          <a:headEnd/>
                          <a:tailEnd/>
                        </a:ln>
                      </wps:spPr>
                      <wps:txbx>
                        <w:txbxContent>
                          <w:p w14:paraId="17BEAB85" w14:textId="77777777" w:rsidR="00D33664" w:rsidRDefault="00D33664" w:rsidP="002D03A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027D41" id="_x0000_s1047" type="#_x0000_t202" style="position:absolute;margin-left:1.8pt;margin-top:12.75pt;width:464.65pt;height:285.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" strokecolor="#548dd4 [1951]">
                <v:textbox>
                  <w:txbxContent>
                    <w:p w14:paraId="17BEAB85" w14:textId="77777777" w:rsidR="00D33664" w:rsidRDefault="00D33664" w:rsidP="002D03A3"/>
                  </w:txbxContent>
                </v:textbox>
              </v:shape>
            </w:pict>
          </mc:Fallback>
        </mc:AlternateContent>
      </w:r>
      <w:r w:rsidR="00040D36">
        <w:rPr>
          <w:rFonts w:cs="Iskoola Pota"/>
          <w:b/>
          <w:sz w:val="26"/>
          <w:szCs w:val="26"/>
          <w:u w:val="single"/>
          <w:lang w:bidi="si-LK"/>
        </w:rPr>
        <w:br w:type="page"/>
      </w:r>
    </w:p>
    <w:p w14:paraId="605D4FC9" w14:textId="034028A7" w:rsidR="00D34132" w:rsidRPr="00DD4B5F" w:rsidRDefault="00B25821" w:rsidP="00DD4B5F">
      <w:pPr>
        <w:spacing w:after="0" w:line="0" w:lineRule="atLeast"/>
        <w:jc w:val="center"/>
        <w:rPr>
          <w:rFonts w:cs="Iskoola Pota"/>
          <w:b/>
          <w:sz w:val="26"/>
          <w:szCs w:val="26"/>
          <w:u w:val="single"/>
          <w:lang w:bidi="si-LK"/>
        </w:rPr>
      </w:pPr>
      <w:r>
        <w:rPr>
          <w:rFonts w:cs="Iskoola Pota"/>
          <w:b/>
          <w:sz w:val="26"/>
          <w:szCs w:val="26"/>
          <w:u w:val="single"/>
          <w:lang w:bidi="si-LK"/>
        </w:rPr>
        <w:lastRenderedPageBreak/>
        <w:t>This part will be filled by the Topic Screening Panel members</w:t>
      </w:r>
    </w:p>
    <w:p w14:paraId="76CACEC6" w14:textId="77777777" w:rsidR="00D34132" w:rsidRDefault="00D34132" w:rsidP="0077262D">
      <w:pPr>
        <w:spacing w:after="0" w:line="0" w:lineRule="atLeast"/>
        <w:rPr>
          <w:rFonts w:cs="Iskoola Pota"/>
          <w:sz w:val="26"/>
          <w:szCs w:val="26"/>
          <w:lang w:bidi="si-LK"/>
        </w:rPr>
      </w:pPr>
    </w:p>
    <w:p w14:paraId="5D6B6C54" w14:textId="0FB996A7" w:rsidR="001A212C" w:rsidRDefault="00A72A2C" w:rsidP="0077262D">
      <w:pPr>
        <w:pStyle w:val="ListParagraph"/>
        <w:spacing w:line="240" w:lineRule="auto"/>
        <w:ind w:left="0"/>
        <w:rPr>
          <w:rFonts w:cs="Iskoola Pota"/>
          <w:sz w:val="24"/>
          <w:szCs w:val="24"/>
          <w:lang w:bidi="si-LK"/>
        </w:rPr>
      </w:pPr>
      <w:r w:rsidRPr="009377F4">
        <w:rPr>
          <w:rFonts w:cs="Iskoola Pota"/>
          <w:sz w:val="24"/>
          <w:szCs w:val="24"/>
          <w:lang w:bidi="si-LK"/>
        </w:rPr>
        <w:t>Acceptable:</w:t>
      </w:r>
      <w:r w:rsidRPr="009377F4">
        <w:rPr>
          <w:rFonts w:cs="Iskoola Pota"/>
          <w:sz w:val="24"/>
          <w:szCs w:val="24"/>
          <w:lang w:bidi="si-LK"/>
        </w:rPr>
        <w:tab/>
      </w:r>
      <w:r w:rsidR="00DB5BF2">
        <w:rPr>
          <w:rFonts w:cs="Iskoola Pota"/>
          <w:sz w:val="24"/>
          <w:szCs w:val="24"/>
          <w:lang w:bidi="si-LK"/>
        </w:rPr>
        <w:t>Mark</w:t>
      </w:r>
      <w:r w:rsidR="00E54F20">
        <w:rPr>
          <w:rFonts w:cs="Iskoola Pota"/>
          <w:sz w:val="24"/>
          <w:szCs w:val="24"/>
          <w:lang w:bidi="si-LK"/>
        </w:rPr>
        <w:t>/select</w:t>
      </w:r>
      <w:r w:rsidR="00DB5BF2">
        <w:rPr>
          <w:rFonts w:cs="Iskoola Pota"/>
          <w:sz w:val="24"/>
          <w:szCs w:val="24"/>
          <w:lang w:bidi="si-LK"/>
        </w:rPr>
        <w:t xml:space="preserve"> as necessary </w:t>
      </w:r>
    </w:p>
    <w:tbl>
      <w:tblPr>
        <w:tblStyle w:val="TableGrid"/>
        <w:tblW w:w="0" w:type="auto"/>
        <w:tblLook w:val="04A0" w:firstRow="1" w:lastRow="0" w:firstColumn="1" w:lastColumn="0" w:noHBand="0" w:noVBand="1"/>
      </w:tblPr>
      <w:tblGrid>
        <w:gridCol w:w="1502"/>
        <w:gridCol w:w="1503"/>
        <w:gridCol w:w="1503"/>
      </w:tblGrid>
      <w:tr w:rsidR="00DB5BF2" w14:paraId="2E980D55" w14:textId="77777777" w:rsidTr="6C1D446F">
        <w:tc>
          <w:tcPr>
            <w:tcW w:w="1502" w:type="dxa"/>
            <w:vMerge w:val="restart"/>
          </w:tcPr>
          <w:p w14:paraId="1687A8E7" w14:textId="32E591F5" w:rsidR="00DB5BF2" w:rsidRDefault="00DB5BF2" w:rsidP="0077262D">
            <w:pPr>
              <w:pStyle w:val="ListParagraph"/>
              <w:ind w:left="0"/>
              <w:rPr>
                <w:rFonts w:cs="Iskoola Pota"/>
                <w:sz w:val="24"/>
                <w:szCs w:val="24"/>
                <w:lang w:bidi="si-LK"/>
              </w:rPr>
            </w:pPr>
            <w:r>
              <w:rPr>
                <w:rFonts w:cs="Iskoola Pota"/>
                <w:sz w:val="24"/>
                <w:szCs w:val="24"/>
                <w:lang w:bidi="si-LK"/>
              </w:rPr>
              <w:t>Acceptance/</w:t>
            </w:r>
          </w:p>
          <w:p w14:paraId="03D53B79" w14:textId="5FFA0B12" w:rsidR="00DB5BF2" w:rsidRDefault="00DB5BF2" w:rsidP="0077262D">
            <w:pPr>
              <w:pStyle w:val="ListParagraph"/>
              <w:ind w:left="0"/>
              <w:rPr>
                <w:rFonts w:cs="Iskoola Pota"/>
                <w:sz w:val="24"/>
                <w:szCs w:val="24"/>
                <w:lang w:bidi="si-LK"/>
              </w:rPr>
            </w:pPr>
            <w:r>
              <w:rPr>
                <w:rFonts w:cs="Iskoola Pota"/>
                <w:sz w:val="24"/>
                <w:szCs w:val="24"/>
                <w:lang w:bidi="si-LK"/>
              </w:rPr>
              <w:t>Rejection</w:t>
            </w:r>
          </w:p>
        </w:tc>
        <w:tc>
          <w:tcPr>
            <w:tcW w:w="3006" w:type="dxa"/>
            <w:gridSpan w:val="2"/>
          </w:tcPr>
          <w:p w14:paraId="7D0E8650" w14:textId="24C333FF" w:rsidR="00DB5BF2" w:rsidRDefault="00DB5BF2" w:rsidP="0077262D">
            <w:pPr>
              <w:pStyle w:val="ListParagraph"/>
              <w:ind w:left="0"/>
              <w:rPr>
                <w:rFonts w:cs="Iskoola Pota"/>
                <w:sz w:val="24"/>
                <w:szCs w:val="24"/>
                <w:lang w:bidi="si-LK"/>
              </w:rPr>
            </w:pPr>
            <w:r>
              <w:rPr>
                <w:rFonts w:cs="Iskoola Pota"/>
                <w:sz w:val="24"/>
                <w:szCs w:val="24"/>
                <w:lang w:bidi="si-LK"/>
              </w:rPr>
              <w:t>Correction State</w:t>
            </w:r>
          </w:p>
        </w:tc>
      </w:tr>
      <w:tr w:rsidR="00DB5BF2" w14:paraId="60220478" w14:textId="77777777" w:rsidTr="6C1D446F">
        <w:tc>
          <w:tcPr>
            <w:tcW w:w="1502" w:type="dxa"/>
            <w:vMerge/>
          </w:tcPr>
          <w:p w14:paraId="1A444980" w14:textId="5EE10D77" w:rsidR="00DB5BF2" w:rsidRDefault="00DB5BF2" w:rsidP="0077262D">
            <w:pPr>
              <w:pStyle w:val="ListParagraph"/>
              <w:ind w:left="0"/>
              <w:rPr>
                <w:rFonts w:cs="Iskoola Pota"/>
                <w:sz w:val="24"/>
                <w:szCs w:val="24"/>
                <w:lang w:bidi="si-LK"/>
              </w:rPr>
            </w:pPr>
          </w:p>
        </w:tc>
        <w:tc>
          <w:tcPr>
            <w:tcW w:w="1503" w:type="dxa"/>
          </w:tcPr>
          <w:p w14:paraId="48C48240" w14:textId="4278EF34" w:rsidR="00DB5BF2" w:rsidRDefault="00DB5BF2" w:rsidP="0077262D">
            <w:pPr>
              <w:pStyle w:val="ListParagraph"/>
              <w:ind w:left="0"/>
              <w:rPr>
                <w:rFonts w:cs="Iskoola Pota"/>
                <w:sz w:val="24"/>
                <w:szCs w:val="24"/>
                <w:lang w:bidi="si-LK"/>
              </w:rPr>
            </w:pPr>
            <w:r>
              <w:rPr>
                <w:rFonts w:cs="Iskoola Pota"/>
                <w:sz w:val="24"/>
                <w:szCs w:val="24"/>
                <w:lang w:bidi="si-LK"/>
              </w:rPr>
              <w:t>Minor Correction</w:t>
            </w:r>
          </w:p>
        </w:tc>
        <w:tc>
          <w:tcPr>
            <w:tcW w:w="1503" w:type="dxa"/>
          </w:tcPr>
          <w:p w14:paraId="35C5A76B" w14:textId="473FBF09" w:rsidR="00DB5BF2" w:rsidRDefault="00DB5BF2" w:rsidP="0077262D">
            <w:pPr>
              <w:pStyle w:val="ListParagraph"/>
              <w:ind w:left="0"/>
              <w:rPr>
                <w:rFonts w:cs="Iskoola Pota"/>
                <w:sz w:val="24"/>
                <w:szCs w:val="24"/>
                <w:lang w:bidi="si-LK"/>
              </w:rPr>
            </w:pPr>
            <w:r>
              <w:rPr>
                <w:rFonts w:cs="Iskoola Pota"/>
                <w:sz w:val="24"/>
                <w:szCs w:val="24"/>
                <w:lang w:bidi="si-LK"/>
              </w:rPr>
              <w:t>Major Corrections</w:t>
            </w:r>
          </w:p>
        </w:tc>
      </w:tr>
      <w:tr w:rsidR="00DB5BF2" w14:paraId="3AB2AF0E" w14:textId="77777777" w:rsidTr="6C1D446F">
        <w:trPr>
          <w:trHeight w:val="596"/>
        </w:trPr>
        <w:tc>
          <w:tcPr>
            <w:tcW w:w="1502" w:type="dxa"/>
          </w:tcPr>
          <w:p w14:paraId="14124EC1" w14:textId="0F9D85F4" w:rsidR="00DB5BF2" w:rsidRDefault="00DB5BF2" w:rsidP="0077262D">
            <w:pPr>
              <w:pStyle w:val="ListParagraph"/>
              <w:ind w:left="0"/>
              <w:rPr>
                <w:rFonts w:cs="Iskoola Pota"/>
                <w:sz w:val="24"/>
                <w:szCs w:val="24"/>
                <w:lang w:bidi="si-LK"/>
              </w:rPr>
            </w:pPr>
            <w:r>
              <w:rPr>
                <w:rFonts w:cs="Iskoola Pota"/>
                <w:sz w:val="24"/>
                <w:szCs w:val="24"/>
                <w:lang w:bidi="si-LK"/>
              </w:rPr>
              <w:t>Accepted</w:t>
            </w:r>
          </w:p>
        </w:tc>
        <w:sdt>
          <w:sdtPr>
            <w:rPr>
              <w:rFonts w:cs="Iskoola Pota"/>
              <w:sz w:val="24"/>
              <w:szCs w:val="24"/>
              <w:lang w:bidi="si-LK"/>
            </w:rPr>
            <w:id w:val="-564492370"/>
            <w14:checkbox>
              <w14:checked w14:val="0"/>
              <w14:checkedState w14:val="2612" w14:font="MS Gothic"/>
              <w14:uncheckedState w14:val="2610" w14:font="MS Gothic"/>
            </w14:checkbox>
          </w:sdtPr>
          <w:sdtEndPr/>
          <w:sdtContent>
            <w:tc>
              <w:tcPr>
                <w:tcW w:w="1503" w:type="dxa"/>
              </w:tcPr>
              <w:p w14:paraId="1D640FD1" w14:textId="3D610CEB" w:rsidR="00DB5BF2"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sdt>
          <w:sdtPr>
            <w:rPr>
              <w:rFonts w:cs="Iskoola Pota"/>
              <w:sz w:val="24"/>
              <w:szCs w:val="24"/>
              <w:lang w:bidi="si-LK"/>
            </w:rPr>
            <w:id w:val="689799157"/>
            <w14:checkbox>
              <w14:checked w14:val="0"/>
              <w14:checkedState w14:val="2612" w14:font="MS Gothic"/>
              <w14:uncheckedState w14:val="2610" w14:font="MS Gothic"/>
            </w14:checkbox>
          </w:sdtPr>
          <w:sdtEndPr/>
          <w:sdtContent>
            <w:tc>
              <w:tcPr>
                <w:tcW w:w="1503" w:type="dxa"/>
              </w:tcPr>
              <w:p w14:paraId="22BF8644" w14:textId="22030CE6" w:rsidR="00DB5BF2"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tr>
      <w:tr w:rsidR="00E54F20" w14:paraId="70A2AC1C" w14:textId="77777777" w:rsidTr="6C1D446F">
        <w:trPr>
          <w:trHeight w:val="596"/>
        </w:trPr>
        <w:tc>
          <w:tcPr>
            <w:tcW w:w="1502" w:type="dxa"/>
          </w:tcPr>
          <w:p w14:paraId="036C1E8D" w14:textId="75AB062D" w:rsidR="00E54F20" w:rsidRDefault="00E54F20" w:rsidP="0077262D">
            <w:pPr>
              <w:pStyle w:val="ListParagraph"/>
              <w:ind w:left="0"/>
              <w:rPr>
                <w:rFonts w:cs="Iskoola Pota"/>
                <w:sz w:val="24"/>
                <w:szCs w:val="24"/>
                <w:lang w:bidi="si-LK"/>
              </w:rPr>
            </w:pPr>
            <w:r>
              <w:rPr>
                <w:rFonts w:cs="Iskoola Pota"/>
                <w:sz w:val="24"/>
                <w:szCs w:val="24"/>
                <w:lang w:bidi="si-LK"/>
              </w:rPr>
              <w:t>Resubmit</w:t>
            </w:r>
          </w:p>
        </w:tc>
        <w:sdt>
          <w:sdtPr>
            <w:rPr>
              <w:rFonts w:cs="Iskoola Pota"/>
              <w:sz w:val="24"/>
              <w:szCs w:val="24"/>
              <w:lang w:bidi="si-LK"/>
            </w:rPr>
            <w:id w:val="650642270"/>
            <w14:checkbox>
              <w14:checked w14:val="0"/>
              <w14:checkedState w14:val="2612" w14:font="MS Gothic"/>
              <w14:uncheckedState w14:val="2610" w14:font="MS Gothic"/>
            </w14:checkbox>
          </w:sdtPr>
          <w:sdtEndPr/>
          <w:sdtContent>
            <w:tc>
              <w:tcPr>
                <w:tcW w:w="1503" w:type="dxa"/>
              </w:tcPr>
              <w:p w14:paraId="65DCC9FB" w14:textId="3D470589" w:rsidR="00E54F20"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sdt>
          <w:sdtPr>
            <w:rPr>
              <w:rFonts w:cs="Iskoola Pota"/>
              <w:sz w:val="24"/>
              <w:szCs w:val="24"/>
              <w:lang w:bidi="si-LK"/>
            </w:rPr>
            <w:id w:val="-1909067418"/>
            <w14:checkbox>
              <w14:checked w14:val="0"/>
              <w14:checkedState w14:val="2612" w14:font="MS Gothic"/>
              <w14:uncheckedState w14:val="2610" w14:font="MS Gothic"/>
            </w14:checkbox>
          </w:sdtPr>
          <w:sdtEndPr/>
          <w:sdtContent>
            <w:tc>
              <w:tcPr>
                <w:tcW w:w="1503" w:type="dxa"/>
              </w:tcPr>
              <w:p w14:paraId="623D9C51" w14:textId="26BC4D03" w:rsidR="00E54F20"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tr>
      <w:tr w:rsidR="00DB5BF2" w14:paraId="45998E36" w14:textId="77777777" w:rsidTr="6C1D446F">
        <w:trPr>
          <w:trHeight w:val="596"/>
        </w:trPr>
        <w:tc>
          <w:tcPr>
            <w:tcW w:w="1502" w:type="dxa"/>
          </w:tcPr>
          <w:p w14:paraId="718AEA13" w14:textId="222A9FC8" w:rsidR="00DB5BF2" w:rsidRDefault="00DB5BF2" w:rsidP="0077262D">
            <w:pPr>
              <w:pStyle w:val="ListParagraph"/>
              <w:ind w:left="0"/>
              <w:rPr>
                <w:rFonts w:cs="Iskoola Pota"/>
                <w:sz w:val="24"/>
                <w:szCs w:val="24"/>
                <w:lang w:bidi="si-LK"/>
              </w:rPr>
            </w:pPr>
            <w:r>
              <w:rPr>
                <w:rFonts w:cs="Iskoola Pota"/>
                <w:sz w:val="24"/>
                <w:szCs w:val="24"/>
                <w:lang w:bidi="si-LK"/>
              </w:rPr>
              <w:t>Rejected</w:t>
            </w:r>
          </w:p>
        </w:tc>
        <w:sdt>
          <w:sdtPr>
            <w:rPr>
              <w:rFonts w:cs="Iskoola Pota"/>
              <w:sz w:val="24"/>
              <w:szCs w:val="24"/>
              <w:lang w:bidi="si-LK"/>
            </w:rPr>
            <w:id w:val="-1963874094"/>
            <w14:checkbox>
              <w14:checked w14:val="0"/>
              <w14:checkedState w14:val="2612" w14:font="MS Gothic"/>
              <w14:uncheckedState w14:val="2610" w14:font="MS Gothic"/>
            </w14:checkbox>
          </w:sdtPr>
          <w:sdtEndPr/>
          <w:sdtContent>
            <w:tc>
              <w:tcPr>
                <w:tcW w:w="3006" w:type="dxa"/>
                <w:gridSpan w:val="2"/>
                <w:shd w:val="clear" w:color="auto" w:fill="auto"/>
              </w:tcPr>
              <w:p w14:paraId="159FE3C4" w14:textId="6FC32800" w:rsidR="00DB5BF2" w:rsidRDefault="00AC6574" w:rsidP="0077262D">
                <w:pPr>
                  <w:pStyle w:val="ListParagraph"/>
                  <w:ind w:left="0"/>
                  <w:rPr>
                    <w:rFonts w:cs="Iskoola Pota"/>
                    <w:sz w:val="24"/>
                    <w:szCs w:val="24"/>
                    <w:lang w:bidi="si-LK"/>
                  </w:rPr>
                </w:pPr>
                <w:r>
                  <w:rPr>
                    <w:rFonts w:ascii="MS Gothic" w:eastAsia="MS Gothic" w:hAnsi="MS Gothic" w:cs="Iskoola Pota" w:hint="eastAsia"/>
                    <w:sz w:val="24"/>
                    <w:szCs w:val="24"/>
                    <w:lang w:bidi="si-LK"/>
                  </w:rPr>
                  <w:t>☐</w:t>
                </w:r>
              </w:p>
            </w:tc>
          </w:sdtContent>
        </w:sdt>
      </w:tr>
    </w:tbl>
    <w:p w14:paraId="26683A7A" w14:textId="61B7D099" w:rsidR="6C1D446F" w:rsidRDefault="6C1D446F"/>
    <w:p w14:paraId="55962FEC" w14:textId="25C80208" w:rsidR="001D4161" w:rsidRDefault="0902E97C" w:rsidP="32F9F55D">
      <w:pPr>
        <w:pStyle w:val="ListParagraph"/>
        <w:spacing w:line="240" w:lineRule="auto"/>
        <w:ind w:left="0"/>
        <w:rPr>
          <w:rFonts w:cs="Iskoola Pota"/>
          <w:b/>
          <w:bCs/>
          <w:color w:val="FF0000"/>
          <w:sz w:val="24"/>
          <w:szCs w:val="24"/>
          <w:lang w:bidi="si-LK"/>
        </w:rPr>
      </w:pPr>
      <w:r w:rsidRPr="32F9F55D">
        <w:rPr>
          <w:rFonts w:cs="Iskoola Pota"/>
          <w:b/>
          <w:bCs/>
          <w:color w:val="FF0000"/>
          <w:sz w:val="24"/>
          <w:szCs w:val="24"/>
          <w:lang w:bidi="si-LK"/>
        </w:rPr>
        <w:t>Accept with Minor Corrections</w:t>
      </w:r>
    </w:p>
    <w:p w14:paraId="055B947D" w14:textId="255C2C98" w:rsidR="0027165B" w:rsidRDefault="0027165B" w:rsidP="0077262D">
      <w:pPr>
        <w:pStyle w:val="ListParagraph"/>
        <w:spacing w:line="240" w:lineRule="auto"/>
        <w:ind w:left="0"/>
        <w:rPr>
          <w:rFonts w:cs="Iskoola Pota"/>
          <w:sz w:val="24"/>
          <w:szCs w:val="24"/>
          <w:lang w:bidi="si-LK"/>
        </w:rPr>
      </w:pPr>
    </w:p>
    <w:p w14:paraId="5C278B00" w14:textId="537F94F3" w:rsidR="0027165B" w:rsidRDefault="0027165B" w:rsidP="0077262D">
      <w:pPr>
        <w:pStyle w:val="ListParagraph"/>
        <w:spacing w:line="240" w:lineRule="auto"/>
        <w:ind w:left="0"/>
        <w:rPr>
          <w:rFonts w:cs="Iskoola Pota"/>
          <w:sz w:val="24"/>
          <w:szCs w:val="24"/>
          <w:lang w:bidi="si-LK"/>
        </w:rPr>
      </w:pPr>
      <w:r>
        <w:rPr>
          <w:rFonts w:cs="Iskoola Pota"/>
          <w:sz w:val="24"/>
          <w:szCs w:val="24"/>
          <w:lang w:bidi="si-LK"/>
        </w:rPr>
        <w:t>Corrections (if necessary)</w:t>
      </w:r>
    </w:p>
    <w:p w14:paraId="75C8F0DF" w14:textId="5F20678F" w:rsidR="32F9F55D" w:rsidRDefault="32F9F55D" w:rsidP="32F9F55D">
      <w:pPr>
        <w:pStyle w:val="ListParagraph"/>
        <w:spacing w:line="240" w:lineRule="auto"/>
        <w:ind w:left="0"/>
        <w:rPr>
          <w:rFonts w:cs="Iskoola Pota"/>
          <w:sz w:val="24"/>
          <w:szCs w:val="24"/>
          <w:lang w:bidi="si-LK"/>
        </w:rPr>
      </w:pPr>
    </w:p>
    <w:tbl>
      <w:tblPr>
        <w:tblStyle w:val="TableGrid"/>
        <w:tblW w:w="0" w:type="auto"/>
        <w:tblLayout w:type="fixed"/>
        <w:tblLook w:val="06A0" w:firstRow="1" w:lastRow="0" w:firstColumn="1" w:lastColumn="0" w:noHBand="1" w:noVBand="1"/>
      </w:tblPr>
      <w:tblGrid>
        <w:gridCol w:w="9015"/>
      </w:tblGrid>
      <w:tr w:rsidR="32F9F55D" w14:paraId="5987D510" w14:textId="77777777" w:rsidTr="32F9F55D">
        <w:tc>
          <w:tcPr>
            <w:tcW w:w="9015" w:type="dxa"/>
          </w:tcPr>
          <w:p w14:paraId="03BFAFF9" w14:textId="1F8B3F29" w:rsidR="2CFE4887" w:rsidRDefault="2CFE4887" w:rsidP="32F9F55D">
            <w:pPr>
              <w:pStyle w:val="ListParagraph"/>
              <w:rPr>
                <w:rFonts w:cs="Iskoola Pota"/>
                <w:sz w:val="24"/>
                <w:szCs w:val="24"/>
                <w:lang w:bidi="si-LK"/>
              </w:rPr>
            </w:pPr>
            <w:r w:rsidRPr="32F9F55D">
              <w:rPr>
                <w:rFonts w:cs="Iskoola Pota"/>
                <w:sz w:val="24"/>
                <w:szCs w:val="24"/>
                <w:lang w:bidi="si-LK"/>
              </w:rPr>
              <w:t>Reconsider the title. Match the sub-objectives acco</w:t>
            </w:r>
            <w:r w:rsidR="7D5C75CE" w:rsidRPr="32F9F55D">
              <w:rPr>
                <w:rFonts w:cs="Iskoola Pota"/>
                <w:sz w:val="24"/>
                <w:szCs w:val="24"/>
                <w:lang w:bidi="si-LK"/>
              </w:rPr>
              <w:t>rding to the member components</w:t>
            </w:r>
            <w:r w:rsidRPr="32F9F55D">
              <w:rPr>
                <w:rFonts w:cs="Iskoola Pota"/>
                <w:sz w:val="24"/>
                <w:szCs w:val="24"/>
                <w:lang w:bidi="si-LK"/>
              </w:rPr>
              <w:t>.</w:t>
            </w:r>
            <w:r w:rsidR="0C3D41DA" w:rsidRPr="32F9F55D">
              <w:rPr>
                <w:rFonts w:cs="Iskoola Pota"/>
                <w:sz w:val="24"/>
                <w:szCs w:val="24"/>
                <w:lang w:bidi="si-LK"/>
              </w:rPr>
              <w:t xml:space="preserve"> </w:t>
            </w:r>
            <w:r w:rsidR="64DFE9FA" w:rsidRPr="32F9F55D">
              <w:rPr>
                <w:rFonts w:cs="Iskoola Pota"/>
                <w:sz w:val="24"/>
                <w:szCs w:val="24"/>
                <w:lang w:bidi="si-LK"/>
              </w:rPr>
              <w:t xml:space="preserve">Consider the availability of data required for each member’s component. </w:t>
            </w:r>
          </w:p>
        </w:tc>
      </w:tr>
    </w:tbl>
    <w:p w14:paraId="279D2108" w14:textId="5208FEF4" w:rsidR="0027165B" w:rsidRDefault="0027165B" w:rsidP="0077262D">
      <w:pPr>
        <w:pStyle w:val="ListParagraph"/>
        <w:spacing w:line="240" w:lineRule="auto"/>
        <w:ind w:left="0"/>
        <w:rPr>
          <w:rFonts w:cs="Iskoola Pota"/>
          <w:sz w:val="24"/>
          <w:szCs w:val="24"/>
          <w:lang w:bidi="si-LK"/>
        </w:rPr>
      </w:pPr>
    </w:p>
    <w:p w14:paraId="7D27A9A7" w14:textId="77777777" w:rsidR="0077262D" w:rsidRDefault="0077262D" w:rsidP="0077262D">
      <w:pPr>
        <w:spacing w:line="240" w:lineRule="auto"/>
        <w:rPr>
          <w:rFonts w:cs="Iskoola Pota"/>
          <w:sz w:val="24"/>
          <w:szCs w:val="24"/>
          <w:lang w:bidi="si-LK"/>
        </w:rPr>
      </w:pPr>
    </w:p>
    <w:p w14:paraId="7EE75E2C" w14:textId="6B7EC132" w:rsidR="00E54F20" w:rsidRDefault="0027165B" w:rsidP="32F9F55D">
      <w:pPr>
        <w:spacing w:line="600" w:lineRule="auto"/>
        <w:rPr>
          <w:rFonts w:cs="Iskoola Pota"/>
          <w:sz w:val="24"/>
          <w:szCs w:val="24"/>
          <w:lang w:bidi="si-LK"/>
        </w:rPr>
      </w:pPr>
      <w:r w:rsidRPr="32F9F55D">
        <w:rPr>
          <w:rFonts w:cs="Iskoola Pota"/>
          <w:sz w:val="24"/>
          <w:szCs w:val="24"/>
          <w:lang w:bidi="si-LK"/>
        </w:rPr>
        <w:t>Major c</w:t>
      </w:r>
      <w:r w:rsidR="00A72A2C" w:rsidRPr="32F9F55D">
        <w:rPr>
          <w:rFonts w:cs="Iskoola Pota"/>
          <w:sz w:val="24"/>
          <w:szCs w:val="24"/>
          <w:lang w:bidi="si-LK"/>
        </w:rPr>
        <w:t>hanges</w:t>
      </w:r>
      <w:r w:rsidR="00D87328" w:rsidRPr="32F9F55D">
        <w:rPr>
          <w:rFonts w:cs="Iskoola Pota"/>
          <w:sz w:val="24"/>
          <w:szCs w:val="24"/>
          <w:lang w:bidi="si-LK"/>
        </w:rPr>
        <w:t xml:space="preserve"> </w:t>
      </w:r>
      <w:r w:rsidR="61095736" w:rsidRPr="32F9F55D">
        <w:rPr>
          <w:rFonts w:cs="Iskoola Pota"/>
          <w:sz w:val="24"/>
          <w:szCs w:val="24"/>
          <w:lang w:bidi="si-LK"/>
        </w:rPr>
        <w:t>proposed</w:t>
      </w:r>
      <w:r w:rsidR="00A72A2C" w:rsidRPr="32F9F55D">
        <w:rPr>
          <w:rFonts w:cs="Iskoola Pota"/>
          <w:sz w:val="24"/>
          <w:szCs w:val="24"/>
          <w:lang w:bidi="si-LK"/>
        </w:rPr>
        <w:t xml:space="preserve">:  </w:t>
      </w:r>
    </w:p>
    <w:p w14:paraId="6F9E6BCC" w14:textId="0FAA5681" w:rsidR="204C8647" w:rsidRDefault="204C8647" w:rsidP="32F9F55D">
      <w:pPr>
        <w:pStyle w:val="ListParagraph"/>
        <w:rPr>
          <w:rFonts w:cs="Iskoola Pota"/>
          <w:sz w:val="24"/>
          <w:szCs w:val="24"/>
          <w:lang w:bidi="si-LK"/>
        </w:rPr>
      </w:pPr>
      <w:r w:rsidRPr="32F9F55D">
        <w:rPr>
          <w:rFonts w:cs="Iskoola Pota"/>
          <w:sz w:val="24"/>
          <w:szCs w:val="24"/>
          <w:lang w:bidi="si-LK"/>
        </w:rPr>
        <w:t>Reconsider the title. Match the sub-objectives according to the member components. Consider the availability of data required for each member’s component.</w:t>
      </w:r>
    </w:p>
    <w:p w14:paraId="64DFFDE0" w14:textId="4458AB97" w:rsidR="32F9F55D" w:rsidRDefault="32F9F55D" w:rsidP="32F9F55D">
      <w:pPr>
        <w:spacing w:line="600" w:lineRule="auto"/>
        <w:rPr>
          <w:rFonts w:cs="Iskoola Pota"/>
          <w:sz w:val="24"/>
          <w:szCs w:val="24"/>
          <w:lang w:bidi="si-LK"/>
        </w:rPr>
      </w:pPr>
    </w:p>
    <w:p w14:paraId="22E629E5" w14:textId="3D18E3C9" w:rsidR="00A72A2C" w:rsidRPr="00D34132" w:rsidRDefault="00A72A2C" w:rsidP="00934B8A">
      <w:pPr>
        <w:spacing w:line="600" w:lineRule="auto"/>
        <w:rPr>
          <w:rFonts w:cs="Iskoola Pota"/>
          <w:sz w:val="24"/>
          <w:szCs w:val="24"/>
          <w:lang w:bidi="si-LK"/>
        </w:rPr>
      </w:pPr>
      <w:r w:rsidRPr="00D34132">
        <w:rPr>
          <w:rFonts w:cs="Iskoola Pota"/>
          <w:sz w:val="24"/>
          <w:szCs w:val="24"/>
          <w:lang w:bidi="si-LK"/>
        </w:rPr>
        <w:t>Any other Comments:  ________________________________________________________________________________________________________________________________________________________________________________________________________________________</w:t>
      </w:r>
      <w:r w:rsidR="0008608B">
        <w:rPr>
          <w:rFonts w:cs="Iskoola Pota"/>
          <w:sz w:val="24"/>
          <w:szCs w:val="24"/>
          <w:lang w:bidi="si-LK"/>
        </w:rPr>
        <w:t>_________</w:t>
      </w:r>
    </w:p>
    <w:p w14:paraId="6500FAEA" w14:textId="52505456" w:rsidR="00A72A2C" w:rsidRDefault="00A72A2C" w:rsidP="00E54F20">
      <w:pPr>
        <w:rPr>
          <w:rFonts w:cs="Iskoola Pota"/>
          <w:sz w:val="24"/>
          <w:szCs w:val="24"/>
          <w:lang w:bidi="si-LK"/>
        </w:rPr>
      </w:pPr>
      <w:r w:rsidRPr="00D34132">
        <w:rPr>
          <w:rFonts w:cs="Iskoola Pota"/>
          <w:sz w:val="24"/>
          <w:szCs w:val="24"/>
          <w:lang w:bidi="si-LK"/>
        </w:rPr>
        <w:t xml:space="preserve">Approved by </w:t>
      </w:r>
      <w:r w:rsidR="000E0F96">
        <w:rPr>
          <w:rFonts w:cs="Iskoola Pota"/>
          <w:sz w:val="24"/>
          <w:szCs w:val="24"/>
          <w:lang w:bidi="si-LK"/>
        </w:rPr>
        <w:t>the review panel</w:t>
      </w:r>
      <w:r w:rsidRPr="00D34132">
        <w:rPr>
          <w:rFonts w:cs="Iskoola Pota"/>
          <w:sz w:val="24"/>
          <w:szCs w:val="24"/>
          <w:lang w:bidi="si-LK"/>
        </w:rPr>
        <w:t xml:space="preserve">: </w:t>
      </w:r>
    </w:p>
    <w:tbl>
      <w:tblPr>
        <w:tblStyle w:val="TableGrid"/>
        <w:tblW w:w="0" w:type="auto"/>
        <w:tblLook w:val="04A0" w:firstRow="1" w:lastRow="0" w:firstColumn="1" w:lastColumn="0" w:noHBand="0" w:noVBand="1"/>
      </w:tblPr>
      <w:tblGrid>
        <w:gridCol w:w="4509"/>
        <w:gridCol w:w="4508"/>
      </w:tblGrid>
      <w:tr w:rsidR="00042F36" w14:paraId="4DD3CE0A" w14:textId="77777777" w:rsidTr="32F9F55D">
        <w:trPr>
          <w:trHeight w:val="432"/>
        </w:trPr>
        <w:tc>
          <w:tcPr>
            <w:tcW w:w="4509" w:type="dxa"/>
          </w:tcPr>
          <w:p w14:paraId="71A6C696" w14:textId="43544D11" w:rsidR="00042F36" w:rsidRPr="00042F36" w:rsidRDefault="6C1D446F" w:rsidP="6C1D446F">
            <w:pPr>
              <w:jc w:val="center"/>
              <w:rPr>
                <w:rFonts w:cs="Iskoola Pota"/>
                <w:b/>
                <w:bCs/>
                <w:sz w:val="24"/>
                <w:szCs w:val="24"/>
                <w:lang w:bidi="si-LK"/>
              </w:rPr>
            </w:pPr>
            <w:r w:rsidRPr="6C1D446F">
              <w:rPr>
                <w:rFonts w:cs="Iskoola Pota"/>
                <w:b/>
                <w:bCs/>
                <w:sz w:val="24"/>
                <w:szCs w:val="24"/>
                <w:lang w:bidi="si-LK"/>
              </w:rPr>
              <w:lastRenderedPageBreak/>
              <w:t>Member’s Name</w:t>
            </w:r>
          </w:p>
        </w:tc>
        <w:tc>
          <w:tcPr>
            <w:tcW w:w="4508" w:type="dxa"/>
          </w:tcPr>
          <w:p w14:paraId="261D51B2" w14:textId="77777777" w:rsidR="00042F36" w:rsidRPr="00042F36" w:rsidRDefault="00042F36" w:rsidP="00042F36">
            <w:pPr>
              <w:jc w:val="center"/>
              <w:rPr>
                <w:rFonts w:cs="Iskoola Pota"/>
                <w:b/>
                <w:sz w:val="24"/>
                <w:szCs w:val="24"/>
                <w:lang w:bidi="si-LK"/>
              </w:rPr>
            </w:pPr>
            <w:r w:rsidRPr="00042F36">
              <w:rPr>
                <w:rFonts w:cs="Iskoola Pota"/>
                <w:b/>
                <w:sz w:val="24"/>
                <w:szCs w:val="24"/>
                <w:lang w:bidi="si-LK"/>
              </w:rPr>
              <w:t>Signature</w:t>
            </w:r>
          </w:p>
        </w:tc>
      </w:tr>
      <w:tr w:rsidR="00042F36" w14:paraId="3FD41FBD" w14:textId="77777777" w:rsidTr="32F9F55D">
        <w:trPr>
          <w:trHeight w:val="432"/>
        </w:trPr>
        <w:tc>
          <w:tcPr>
            <w:tcW w:w="4509" w:type="dxa"/>
          </w:tcPr>
          <w:p w14:paraId="51942E33" w14:textId="32AAFA90" w:rsidR="000E0F96" w:rsidRDefault="591B5F9B" w:rsidP="006B6AA4">
            <w:pPr>
              <w:rPr>
                <w:rFonts w:cs="Iskoola Pota"/>
                <w:sz w:val="24"/>
                <w:szCs w:val="24"/>
                <w:lang w:bidi="si-LK"/>
              </w:rPr>
            </w:pPr>
            <w:r w:rsidRPr="32F9F55D">
              <w:rPr>
                <w:rFonts w:cs="Iskoola Pota"/>
                <w:sz w:val="24"/>
                <w:szCs w:val="24"/>
                <w:lang w:bidi="si-LK"/>
              </w:rPr>
              <w:t xml:space="preserve">Dr. Dharshana </w:t>
            </w:r>
            <w:proofErr w:type="spellStart"/>
            <w:r w:rsidRPr="32F9F55D">
              <w:rPr>
                <w:rFonts w:cs="Iskoola Pota"/>
                <w:sz w:val="24"/>
                <w:szCs w:val="24"/>
                <w:lang w:bidi="si-LK"/>
              </w:rPr>
              <w:t>Kasthurirathna</w:t>
            </w:r>
            <w:proofErr w:type="spellEnd"/>
            <w:r w:rsidRPr="32F9F55D">
              <w:rPr>
                <w:rFonts w:cs="Iskoola Pota"/>
                <w:sz w:val="24"/>
                <w:szCs w:val="24"/>
                <w:lang w:bidi="si-LK"/>
              </w:rPr>
              <w:t xml:space="preserve"> </w:t>
            </w:r>
          </w:p>
        </w:tc>
        <w:tc>
          <w:tcPr>
            <w:tcW w:w="4508" w:type="dxa"/>
          </w:tcPr>
          <w:p w14:paraId="3CBD28D4" w14:textId="77777777" w:rsidR="00042F36" w:rsidRDefault="00042F36" w:rsidP="006B6AA4">
            <w:pPr>
              <w:rPr>
                <w:rFonts w:cs="Iskoola Pota"/>
                <w:sz w:val="24"/>
                <w:szCs w:val="24"/>
                <w:lang w:bidi="si-LK"/>
              </w:rPr>
            </w:pPr>
          </w:p>
        </w:tc>
      </w:tr>
      <w:tr w:rsidR="00042F36" w14:paraId="64DC529D" w14:textId="77777777" w:rsidTr="32F9F55D">
        <w:trPr>
          <w:trHeight w:val="432"/>
        </w:trPr>
        <w:tc>
          <w:tcPr>
            <w:tcW w:w="4509" w:type="dxa"/>
          </w:tcPr>
          <w:p w14:paraId="0EB88B4F" w14:textId="77777777" w:rsidR="00042F36" w:rsidRDefault="00042F36" w:rsidP="006B6AA4">
            <w:pPr>
              <w:rPr>
                <w:rFonts w:cs="Iskoola Pota"/>
                <w:sz w:val="24"/>
                <w:szCs w:val="24"/>
                <w:lang w:bidi="si-LK"/>
              </w:rPr>
            </w:pPr>
          </w:p>
          <w:p w14:paraId="47D25D84" w14:textId="1F3C495B" w:rsidR="000E0F96" w:rsidRDefault="591B5F9B" w:rsidP="32F9F55D">
            <w:pPr>
              <w:rPr>
                <w:rFonts w:cs="Iskoola Pota"/>
                <w:sz w:val="24"/>
                <w:szCs w:val="24"/>
                <w:lang w:bidi="si-LK"/>
              </w:rPr>
            </w:pPr>
            <w:r w:rsidRPr="32F9F55D">
              <w:rPr>
                <w:rFonts w:cs="Iskoola Pota"/>
                <w:sz w:val="24"/>
                <w:szCs w:val="24"/>
                <w:lang w:bidi="si-LK"/>
              </w:rPr>
              <w:t xml:space="preserve">Dr. </w:t>
            </w:r>
            <w:proofErr w:type="spellStart"/>
            <w:r w:rsidRPr="32F9F55D">
              <w:rPr>
                <w:rFonts w:cs="Iskoola Pota"/>
                <w:sz w:val="24"/>
                <w:szCs w:val="24"/>
                <w:lang w:bidi="si-LK"/>
              </w:rPr>
              <w:t>Kalpani</w:t>
            </w:r>
            <w:proofErr w:type="spellEnd"/>
            <w:r w:rsidRPr="32F9F55D">
              <w:rPr>
                <w:rFonts w:cs="Iskoola Pota"/>
                <w:sz w:val="24"/>
                <w:szCs w:val="24"/>
                <w:lang w:bidi="si-LK"/>
              </w:rPr>
              <w:t xml:space="preserve"> </w:t>
            </w:r>
            <w:proofErr w:type="spellStart"/>
            <w:r w:rsidRPr="32F9F55D">
              <w:rPr>
                <w:rFonts w:cs="Iskoola Pota"/>
                <w:sz w:val="24"/>
                <w:szCs w:val="24"/>
                <w:lang w:bidi="si-LK"/>
              </w:rPr>
              <w:t>Manathunga</w:t>
            </w:r>
            <w:proofErr w:type="spellEnd"/>
          </w:p>
        </w:tc>
        <w:tc>
          <w:tcPr>
            <w:tcW w:w="4508" w:type="dxa"/>
          </w:tcPr>
          <w:p w14:paraId="6C5A7235" w14:textId="77777777" w:rsidR="00042F36" w:rsidRDefault="00042F36" w:rsidP="006B6AA4">
            <w:pPr>
              <w:rPr>
                <w:rFonts w:cs="Iskoola Pota"/>
                <w:sz w:val="24"/>
                <w:szCs w:val="24"/>
                <w:lang w:bidi="si-LK"/>
              </w:rPr>
            </w:pPr>
          </w:p>
        </w:tc>
      </w:tr>
      <w:tr w:rsidR="00042F36" w14:paraId="3C76DEDA" w14:textId="77777777" w:rsidTr="32F9F55D">
        <w:trPr>
          <w:trHeight w:val="432"/>
        </w:trPr>
        <w:tc>
          <w:tcPr>
            <w:tcW w:w="4509" w:type="dxa"/>
          </w:tcPr>
          <w:p w14:paraId="19FDD506" w14:textId="77777777" w:rsidR="00042F36" w:rsidRDefault="00042F36" w:rsidP="006B6AA4">
            <w:pPr>
              <w:rPr>
                <w:rFonts w:cs="Iskoola Pota"/>
                <w:sz w:val="24"/>
                <w:szCs w:val="24"/>
                <w:lang w:bidi="si-LK"/>
              </w:rPr>
            </w:pPr>
          </w:p>
          <w:p w14:paraId="735A3882" w14:textId="18B65592" w:rsidR="000E0F96" w:rsidRDefault="591B5F9B" w:rsidP="32F9F55D">
            <w:pPr>
              <w:rPr>
                <w:rFonts w:cs="Iskoola Pota"/>
                <w:sz w:val="24"/>
                <w:szCs w:val="24"/>
                <w:lang w:bidi="si-LK"/>
              </w:rPr>
            </w:pPr>
            <w:r w:rsidRPr="32F9F55D">
              <w:rPr>
                <w:rFonts w:cs="Iskoola Pota"/>
                <w:sz w:val="24"/>
                <w:szCs w:val="24"/>
                <w:lang w:bidi="si-LK"/>
              </w:rPr>
              <w:t xml:space="preserve">Mr. Udara </w:t>
            </w:r>
            <w:proofErr w:type="spellStart"/>
            <w:r w:rsidRPr="32F9F55D">
              <w:rPr>
                <w:rFonts w:cs="Iskoola Pota"/>
                <w:sz w:val="24"/>
                <w:szCs w:val="24"/>
                <w:lang w:bidi="si-LK"/>
              </w:rPr>
              <w:t>Samaratunge</w:t>
            </w:r>
            <w:proofErr w:type="spellEnd"/>
          </w:p>
        </w:tc>
        <w:tc>
          <w:tcPr>
            <w:tcW w:w="4508" w:type="dxa"/>
          </w:tcPr>
          <w:p w14:paraId="6736CD82" w14:textId="77777777" w:rsidR="00042F36" w:rsidRDefault="00042F36" w:rsidP="006B6AA4">
            <w:pPr>
              <w:rPr>
                <w:rFonts w:cs="Iskoola Pota"/>
                <w:sz w:val="24"/>
                <w:szCs w:val="24"/>
                <w:lang w:bidi="si-LK"/>
              </w:rPr>
            </w:pPr>
          </w:p>
        </w:tc>
      </w:tr>
    </w:tbl>
    <w:p w14:paraId="11C915CB" w14:textId="77777777" w:rsidR="00A50972" w:rsidRDefault="00A50972" w:rsidP="006B6AA4">
      <w:pPr>
        <w:spacing w:line="240" w:lineRule="auto"/>
        <w:rPr>
          <w:rFonts w:cs="Iskoola Pota"/>
          <w:b/>
          <w:sz w:val="24"/>
          <w:szCs w:val="24"/>
          <w:lang w:bidi="si-LK"/>
        </w:rPr>
      </w:pPr>
    </w:p>
    <w:p w14:paraId="7997D43B" w14:textId="158105D2" w:rsidR="00D87328" w:rsidRDefault="001873B9" w:rsidP="006B6AA4">
      <w:pPr>
        <w:spacing w:line="240" w:lineRule="auto"/>
        <w:rPr>
          <w:rFonts w:cs="Iskoola Pota"/>
          <w:sz w:val="24"/>
          <w:szCs w:val="24"/>
          <w:lang w:bidi="si-LK"/>
        </w:rPr>
      </w:pPr>
      <w:r w:rsidRPr="001873B9">
        <w:rPr>
          <w:rFonts w:cs="Iskoola Pota"/>
          <w:b/>
          <w:sz w:val="24"/>
          <w:szCs w:val="24"/>
          <w:lang w:bidi="si-LK"/>
        </w:rPr>
        <w:t>Important</w:t>
      </w:r>
      <w:r>
        <w:rPr>
          <w:rFonts w:cs="Iskoola Pota"/>
          <w:sz w:val="24"/>
          <w:szCs w:val="24"/>
          <w:lang w:bidi="si-LK"/>
        </w:rPr>
        <w:t>:</w:t>
      </w:r>
    </w:p>
    <w:p w14:paraId="6C9D6390" w14:textId="653EB6D4" w:rsidR="001873B9" w:rsidRDefault="001873B9" w:rsidP="001873B9">
      <w:pPr>
        <w:pStyle w:val="ListParagraph"/>
        <w:numPr>
          <w:ilvl w:val="0"/>
          <w:numId w:val="3"/>
        </w:numPr>
        <w:spacing w:line="240" w:lineRule="auto"/>
        <w:ind w:left="360"/>
        <w:rPr>
          <w:rFonts w:cs="Iskoola Pota"/>
          <w:sz w:val="24"/>
          <w:szCs w:val="24"/>
          <w:lang w:bidi="si-LK"/>
        </w:rPr>
      </w:pPr>
      <w:r w:rsidRPr="001873B9">
        <w:rPr>
          <w:rFonts w:cs="Iskoola Pota"/>
          <w:sz w:val="24"/>
          <w:szCs w:val="24"/>
          <w:lang w:bidi="si-LK"/>
        </w:rPr>
        <w:t>According to the comments given by the panel, do the necessary modification</w:t>
      </w:r>
      <w:r>
        <w:rPr>
          <w:rFonts w:cs="Iskoola Pota"/>
          <w:sz w:val="24"/>
          <w:szCs w:val="24"/>
          <w:lang w:bidi="si-LK"/>
        </w:rPr>
        <w:t>s</w:t>
      </w:r>
      <w:r w:rsidRPr="001873B9">
        <w:rPr>
          <w:rFonts w:cs="Iskoola Pota"/>
          <w:sz w:val="24"/>
          <w:szCs w:val="24"/>
          <w:lang w:bidi="si-LK"/>
        </w:rPr>
        <w:t xml:space="preserve"> and get the approval by the </w:t>
      </w:r>
      <w:r w:rsidRPr="00F63681">
        <w:rPr>
          <w:rFonts w:cs="Iskoola Pota"/>
          <w:b/>
          <w:sz w:val="24"/>
          <w:szCs w:val="24"/>
          <w:lang w:bidi="si-LK"/>
        </w:rPr>
        <w:t>same panel</w:t>
      </w:r>
      <w:r w:rsidRPr="001873B9">
        <w:rPr>
          <w:rFonts w:cs="Iskoola Pota"/>
          <w:sz w:val="24"/>
          <w:szCs w:val="24"/>
          <w:lang w:bidi="si-LK"/>
        </w:rPr>
        <w:t>.</w:t>
      </w:r>
    </w:p>
    <w:p w14:paraId="31F8BCDB" w14:textId="408AC1AC" w:rsidR="001873B9" w:rsidRDefault="001873B9" w:rsidP="001873B9">
      <w:pPr>
        <w:pStyle w:val="ListParagraph"/>
        <w:numPr>
          <w:ilvl w:val="0"/>
          <w:numId w:val="3"/>
        </w:numPr>
        <w:spacing w:line="240" w:lineRule="auto"/>
        <w:ind w:left="360"/>
        <w:rPr>
          <w:rFonts w:cs="Iskoola Pota"/>
          <w:sz w:val="24"/>
          <w:szCs w:val="24"/>
          <w:lang w:bidi="si-LK"/>
        </w:rPr>
      </w:pPr>
      <w:r>
        <w:rPr>
          <w:rFonts w:cs="Iskoola Pota"/>
          <w:sz w:val="24"/>
          <w:szCs w:val="24"/>
          <w:lang w:bidi="si-LK"/>
        </w:rPr>
        <w:t xml:space="preserve">If </w:t>
      </w:r>
      <w:r w:rsidR="00F63681">
        <w:rPr>
          <w:rFonts w:cs="Iskoola Pota"/>
          <w:sz w:val="24"/>
          <w:szCs w:val="24"/>
          <w:lang w:bidi="si-LK"/>
        </w:rPr>
        <w:t xml:space="preserve">the </w:t>
      </w:r>
      <w:r>
        <w:rPr>
          <w:rFonts w:cs="Iskoola Pota"/>
          <w:sz w:val="24"/>
          <w:szCs w:val="24"/>
          <w:lang w:bidi="si-LK"/>
        </w:rPr>
        <w:t>project topic is rejected, find out a new topic and inform the CDAP Group for</w:t>
      </w:r>
      <w:r w:rsidR="00F63681">
        <w:rPr>
          <w:rFonts w:cs="Iskoola Pota"/>
          <w:sz w:val="24"/>
          <w:szCs w:val="24"/>
          <w:lang w:bidi="si-LK"/>
        </w:rPr>
        <w:t xml:space="preserve"> a</w:t>
      </w:r>
      <w:r>
        <w:rPr>
          <w:rFonts w:cs="Iskoola Pota"/>
          <w:sz w:val="24"/>
          <w:szCs w:val="24"/>
          <w:lang w:bidi="si-LK"/>
        </w:rPr>
        <w:t xml:space="preserve"> new topic pre-assessment</w:t>
      </w:r>
      <w:r w:rsidR="00F63681">
        <w:rPr>
          <w:rFonts w:cs="Iskoola Pota"/>
          <w:sz w:val="24"/>
          <w:szCs w:val="24"/>
          <w:lang w:bidi="si-LK"/>
        </w:rPr>
        <w:t>.</w:t>
      </w:r>
    </w:p>
    <w:p w14:paraId="58441BF6" w14:textId="4792DA75" w:rsidR="00806A55" w:rsidRDefault="001873B9" w:rsidP="001873B9">
      <w:pPr>
        <w:pStyle w:val="ListParagraph"/>
        <w:numPr>
          <w:ilvl w:val="0"/>
          <w:numId w:val="3"/>
        </w:numPr>
        <w:spacing w:line="240" w:lineRule="auto"/>
        <w:ind w:left="360"/>
        <w:rPr>
          <w:rFonts w:cs="Iskoola Pota"/>
          <w:sz w:val="24"/>
          <w:szCs w:val="24"/>
          <w:lang w:bidi="si-LK"/>
        </w:rPr>
      </w:pPr>
      <w:r>
        <w:rPr>
          <w:rFonts w:cs="Iskoola Pota"/>
          <w:sz w:val="24"/>
          <w:szCs w:val="24"/>
          <w:lang w:bidi="si-LK"/>
        </w:rPr>
        <w:t xml:space="preserve">A </w:t>
      </w:r>
      <w:r w:rsidR="00F63681">
        <w:rPr>
          <w:rFonts w:cs="Iskoola Pota"/>
          <w:sz w:val="24"/>
          <w:szCs w:val="24"/>
          <w:lang w:bidi="si-LK"/>
        </w:rPr>
        <w:t xml:space="preserve">form </w:t>
      </w:r>
      <w:r w:rsidR="00361186">
        <w:rPr>
          <w:rFonts w:cs="Iskoola Pota"/>
          <w:sz w:val="24"/>
          <w:szCs w:val="24"/>
          <w:lang w:bidi="si-LK"/>
        </w:rPr>
        <w:t>approv</w:t>
      </w:r>
      <w:r w:rsidR="00F63681">
        <w:rPr>
          <w:rFonts w:cs="Iskoola Pota"/>
          <w:sz w:val="24"/>
          <w:szCs w:val="24"/>
          <w:lang w:bidi="si-LK"/>
        </w:rPr>
        <w:t>ed by the panel m</w:t>
      </w:r>
      <w:r w:rsidR="00361186">
        <w:rPr>
          <w:rFonts w:cs="Iskoola Pota"/>
          <w:sz w:val="24"/>
          <w:szCs w:val="24"/>
          <w:lang w:bidi="si-LK"/>
        </w:rPr>
        <w:t xml:space="preserve">ust be attached to the </w:t>
      </w:r>
      <w:r w:rsidR="00361186" w:rsidRPr="00F63681">
        <w:rPr>
          <w:rFonts w:cs="Iskoola Pota"/>
          <w:b/>
          <w:sz w:val="24"/>
          <w:szCs w:val="24"/>
          <w:lang w:bidi="si-LK"/>
        </w:rPr>
        <w:t>Project Charter Form</w:t>
      </w:r>
      <w:r w:rsidR="00361186">
        <w:rPr>
          <w:rFonts w:cs="Iskoola Pota"/>
          <w:sz w:val="24"/>
          <w:szCs w:val="24"/>
          <w:lang w:bidi="si-LK"/>
        </w:rPr>
        <w:t>.</w:t>
      </w:r>
    </w:p>
    <w:p w14:paraId="67D39AEF" w14:textId="77777777" w:rsidR="00806A55" w:rsidRDefault="00806A55">
      <w:pPr>
        <w:rPr>
          <w:rFonts w:cs="Iskoola Pota"/>
          <w:sz w:val="24"/>
          <w:szCs w:val="24"/>
          <w:lang w:bidi="si-LK"/>
        </w:rPr>
      </w:pPr>
      <w:r>
        <w:rPr>
          <w:rFonts w:cs="Iskoola Pota"/>
          <w:sz w:val="24"/>
          <w:szCs w:val="24"/>
          <w:lang w:bidi="si-LK"/>
        </w:rPr>
        <w:br w:type="page"/>
      </w:r>
    </w:p>
    <w:p w14:paraId="0814778A" w14:textId="442CE57E" w:rsidR="003A08BB" w:rsidRDefault="003A08BB" w:rsidP="00596B4C">
      <w:pPr>
        <w:pStyle w:val="Heading1"/>
        <w:rPr>
          <w:b/>
          <w:bCs/>
          <w:color w:val="000000" w:themeColor="text1"/>
        </w:rPr>
      </w:pPr>
      <w:r w:rsidRPr="00596B4C">
        <w:rPr>
          <w:b/>
          <w:bCs/>
          <w:color w:val="000000" w:themeColor="text1"/>
        </w:rPr>
        <w:lastRenderedPageBreak/>
        <w:t xml:space="preserve">Appendix 01: </w:t>
      </w:r>
      <w:r w:rsidR="003713AC">
        <w:rPr>
          <w:b/>
          <w:bCs/>
          <w:color w:val="000000" w:themeColor="text1"/>
        </w:rPr>
        <w:t xml:space="preserve">Best Suited Assessment Methodology Prediction </w:t>
      </w:r>
      <w:r w:rsidR="00B51F22">
        <w:rPr>
          <w:b/>
          <w:bCs/>
          <w:color w:val="000000" w:themeColor="text1"/>
        </w:rPr>
        <w:t xml:space="preserve">Component </w:t>
      </w:r>
      <w:r w:rsidR="003713AC">
        <w:rPr>
          <w:b/>
          <w:bCs/>
          <w:color w:val="000000" w:themeColor="text1"/>
        </w:rPr>
        <w:t xml:space="preserve">– High-level </w:t>
      </w:r>
      <w:r w:rsidR="00457CA7">
        <w:rPr>
          <w:b/>
          <w:bCs/>
          <w:color w:val="000000" w:themeColor="text1"/>
        </w:rPr>
        <w:t>o</w:t>
      </w:r>
      <w:r w:rsidR="006B0DFD">
        <w:rPr>
          <w:b/>
          <w:bCs/>
          <w:color w:val="000000" w:themeColor="text1"/>
        </w:rPr>
        <w:t xml:space="preserve">verview </w:t>
      </w:r>
      <w:r w:rsidR="003713AC">
        <w:rPr>
          <w:b/>
          <w:bCs/>
          <w:color w:val="000000" w:themeColor="text1"/>
        </w:rPr>
        <w:t xml:space="preserve">diagram </w:t>
      </w:r>
    </w:p>
    <w:p w14:paraId="0BA1D019" w14:textId="53884D12" w:rsidR="003713AC" w:rsidRDefault="003713AC" w:rsidP="003713AC">
      <w:pPr>
        <w:pStyle w:val="Heading1"/>
        <w:rPr>
          <w:b/>
          <w:bCs/>
          <w:color w:val="000000" w:themeColor="text1"/>
        </w:rPr>
      </w:pPr>
      <w:r>
        <w:rPr>
          <w:b/>
          <w:bCs/>
          <w:noProof/>
          <w:color w:val="000000" w:themeColor="text1"/>
        </w:rPr>
        <w:drawing>
          <wp:anchor distT="0" distB="0" distL="114300" distR="114300" simplePos="0" relativeHeight="251658270" behindDoc="0" locked="0" layoutInCell="1" allowOverlap="1" wp14:anchorId="0B2CA88A" wp14:editId="444319B5">
            <wp:simplePos x="0" y="0"/>
            <wp:positionH relativeFrom="margin">
              <wp:align>left</wp:align>
            </wp:positionH>
            <wp:positionV relativeFrom="paragraph">
              <wp:posOffset>5144135</wp:posOffset>
            </wp:positionV>
            <wp:extent cx="6068695" cy="3093085"/>
            <wp:effectExtent l="0" t="0" r="8255" b="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8695" cy="309308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000000" w:themeColor="text1"/>
        </w:rPr>
        <w:drawing>
          <wp:anchor distT="0" distB="0" distL="114300" distR="114300" simplePos="0" relativeHeight="251658267" behindDoc="0" locked="0" layoutInCell="1" allowOverlap="1" wp14:anchorId="3AEB1E5F" wp14:editId="0315FCDA">
            <wp:simplePos x="0" y="0"/>
            <wp:positionH relativeFrom="margin">
              <wp:align>right</wp:align>
            </wp:positionH>
            <wp:positionV relativeFrom="page">
              <wp:posOffset>1741805</wp:posOffset>
            </wp:positionV>
            <wp:extent cx="5732145" cy="3751580"/>
            <wp:effectExtent l="0" t="0" r="1905" b="127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751580"/>
                    </a:xfrm>
                    <a:prstGeom prst="rect">
                      <a:avLst/>
                    </a:prstGeom>
                  </pic:spPr>
                </pic:pic>
              </a:graphicData>
            </a:graphic>
          </wp:anchor>
        </w:drawing>
      </w:r>
      <w:r w:rsidRPr="00596B4C">
        <w:rPr>
          <w:b/>
          <w:bCs/>
          <w:color w:val="000000" w:themeColor="text1"/>
        </w:rPr>
        <w:t>Appendix 0</w:t>
      </w:r>
      <w:r>
        <w:rPr>
          <w:b/>
          <w:bCs/>
          <w:color w:val="000000" w:themeColor="text1"/>
        </w:rPr>
        <w:t>2</w:t>
      </w:r>
      <w:r w:rsidRPr="00596B4C">
        <w:rPr>
          <w:b/>
          <w:bCs/>
          <w:color w:val="000000" w:themeColor="text1"/>
        </w:rPr>
        <w:t xml:space="preserve">: </w:t>
      </w:r>
      <w:r>
        <w:rPr>
          <w:b/>
          <w:bCs/>
          <w:color w:val="000000" w:themeColor="text1"/>
        </w:rPr>
        <w:t xml:space="preserve">Best Suited Subject theories identification and recommendation Prediction – High-level </w:t>
      </w:r>
      <w:r w:rsidR="00735674">
        <w:rPr>
          <w:b/>
          <w:bCs/>
          <w:color w:val="000000" w:themeColor="text1"/>
        </w:rPr>
        <w:t xml:space="preserve">overview </w:t>
      </w:r>
      <w:r>
        <w:rPr>
          <w:b/>
          <w:bCs/>
          <w:color w:val="000000" w:themeColor="text1"/>
        </w:rPr>
        <w:t>diagram</w:t>
      </w:r>
    </w:p>
    <w:p w14:paraId="65048CBA" w14:textId="40740D61" w:rsidR="003A08BB" w:rsidRDefault="003713AC" w:rsidP="00596B4C">
      <w:pPr>
        <w:pStyle w:val="Heading1"/>
        <w:rPr>
          <w:b/>
          <w:bCs/>
          <w:color w:val="000000" w:themeColor="text1"/>
        </w:rPr>
      </w:pPr>
      <w:r>
        <w:rPr>
          <w:b/>
          <w:bCs/>
          <w:noProof/>
          <w:color w:val="000000" w:themeColor="text1"/>
        </w:rPr>
        <w:lastRenderedPageBreak/>
        <w:drawing>
          <wp:anchor distT="0" distB="0" distL="114300" distR="114300" simplePos="0" relativeHeight="251658268" behindDoc="0" locked="0" layoutInCell="1" allowOverlap="1" wp14:anchorId="2ACAF250" wp14:editId="2158A2FE">
            <wp:simplePos x="0" y="0"/>
            <wp:positionH relativeFrom="margin">
              <wp:posOffset>482600</wp:posOffset>
            </wp:positionH>
            <wp:positionV relativeFrom="page">
              <wp:posOffset>1555750</wp:posOffset>
            </wp:positionV>
            <wp:extent cx="4667250" cy="3431540"/>
            <wp:effectExtent l="0" t="0" r="0" b="0"/>
            <wp:wrapSquare wrapText="bothSides"/>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7250" cy="3431540"/>
                    </a:xfrm>
                    <a:prstGeom prst="rect">
                      <a:avLst/>
                    </a:prstGeom>
                  </pic:spPr>
                </pic:pic>
              </a:graphicData>
            </a:graphic>
            <wp14:sizeRelH relativeFrom="margin">
              <wp14:pctWidth>0</wp14:pctWidth>
            </wp14:sizeRelH>
            <wp14:sizeRelV relativeFrom="margin">
              <wp14:pctHeight>0</wp14:pctHeight>
            </wp14:sizeRelV>
          </wp:anchor>
        </w:drawing>
      </w:r>
      <w:r w:rsidRPr="00596B4C">
        <w:rPr>
          <w:b/>
          <w:bCs/>
          <w:color w:val="000000" w:themeColor="text1"/>
        </w:rPr>
        <w:t>Appendix 0</w:t>
      </w:r>
      <w:r>
        <w:rPr>
          <w:b/>
          <w:bCs/>
          <w:color w:val="000000" w:themeColor="text1"/>
        </w:rPr>
        <w:t>3</w:t>
      </w:r>
      <w:r w:rsidRPr="00596B4C">
        <w:rPr>
          <w:b/>
          <w:bCs/>
          <w:color w:val="000000" w:themeColor="text1"/>
        </w:rPr>
        <w:t xml:space="preserve">: </w:t>
      </w:r>
      <w:r>
        <w:rPr>
          <w:b/>
          <w:bCs/>
          <w:color w:val="000000" w:themeColor="text1"/>
        </w:rPr>
        <w:t>Best Suited learning strategy of a student Prediction Component</w:t>
      </w:r>
      <w:r>
        <w:rPr>
          <w:b/>
          <w:bCs/>
          <w:noProof/>
          <w:color w:val="000000" w:themeColor="text1"/>
        </w:rPr>
        <w:t xml:space="preserve"> </w:t>
      </w:r>
      <w:r w:rsidR="00735674">
        <w:rPr>
          <w:b/>
          <w:bCs/>
          <w:noProof/>
          <w:color w:val="000000" w:themeColor="text1"/>
        </w:rPr>
        <w:t xml:space="preserve">- </w:t>
      </w:r>
      <w:r w:rsidR="00735674">
        <w:rPr>
          <w:b/>
          <w:bCs/>
          <w:color w:val="000000" w:themeColor="text1"/>
        </w:rPr>
        <w:t>High-level overview diagram</w:t>
      </w:r>
    </w:p>
    <w:p w14:paraId="1EEB651D" w14:textId="1B6A30F7" w:rsidR="001873B9" w:rsidRDefault="00B6542F" w:rsidP="00596B4C">
      <w:pPr>
        <w:pStyle w:val="Heading1"/>
        <w:rPr>
          <w:b/>
          <w:bCs/>
          <w:color w:val="000000" w:themeColor="text1"/>
        </w:rPr>
      </w:pPr>
      <w:r w:rsidRPr="00596B4C">
        <w:rPr>
          <w:b/>
          <w:bCs/>
          <w:color w:val="000000" w:themeColor="text1"/>
        </w:rPr>
        <w:t xml:space="preserve">Appendix </w:t>
      </w:r>
      <w:r w:rsidR="00596B4C" w:rsidRPr="00596B4C">
        <w:rPr>
          <w:b/>
          <w:bCs/>
          <w:color w:val="000000" w:themeColor="text1"/>
        </w:rPr>
        <w:t>0</w:t>
      </w:r>
      <w:r w:rsidR="00C919F8">
        <w:rPr>
          <w:b/>
          <w:bCs/>
          <w:color w:val="000000" w:themeColor="text1"/>
        </w:rPr>
        <w:t>4</w:t>
      </w:r>
      <w:r w:rsidR="00596B4C" w:rsidRPr="00596B4C">
        <w:rPr>
          <w:b/>
          <w:bCs/>
          <w:color w:val="000000" w:themeColor="text1"/>
        </w:rPr>
        <w:t xml:space="preserve">: </w:t>
      </w:r>
      <w:r w:rsidR="002622CA">
        <w:rPr>
          <w:b/>
          <w:bCs/>
          <w:color w:val="000000" w:themeColor="text1"/>
        </w:rPr>
        <w:t>Expert Subject Area</w:t>
      </w:r>
      <w:r w:rsidR="00C919F8">
        <w:rPr>
          <w:b/>
          <w:bCs/>
          <w:color w:val="000000" w:themeColor="text1"/>
        </w:rPr>
        <w:t xml:space="preserve"> of a student Prediction </w:t>
      </w:r>
      <w:r w:rsidR="00AA5B85">
        <w:rPr>
          <w:b/>
          <w:bCs/>
          <w:color w:val="000000" w:themeColor="text1"/>
        </w:rPr>
        <w:t>Component</w:t>
      </w:r>
      <w:r w:rsidR="00AA5B85">
        <w:rPr>
          <w:b/>
          <w:bCs/>
          <w:noProof/>
          <w:color w:val="000000" w:themeColor="text1"/>
        </w:rPr>
        <w:t xml:space="preserve"> </w:t>
      </w:r>
      <w:r w:rsidR="00C919F8">
        <w:rPr>
          <w:b/>
          <w:bCs/>
          <w:color w:val="000000" w:themeColor="text1"/>
        </w:rPr>
        <w:t xml:space="preserve">– High-level </w:t>
      </w:r>
      <w:r w:rsidR="001629E3">
        <w:rPr>
          <w:b/>
          <w:bCs/>
          <w:color w:val="000000" w:themeColor="text1"/>
        </w:rPr>
        <w:t xml:space="preserve">overview </w:t>
      </w:r>
      <w:r w:rsidR="00C919F8">
        <w:rPr>
          <w:b/>
          <w:bCs/>
          <w:color w:val="000000" w:themeColor="text1"/>
        </w:rPr>
        <w:t>diagram</w:t>
      </w:r>
    </w:p>
    <w:p w14:paraId="31281A1F" w14:textId="39C9523C" w:rsidR="009D73FD" w:rsidRDefault="00C919F8" w:rsidP="009D73FD">
      <w:pPr>
        <w:rPr>
          <w:lang w:bidi="ar-SA"/>
        </w:rPr>
      </w:pPr>
      <w:r>
        <w:rPr>
          <w:b/>
          <w:bCs/>
          <w:noProof/>
          <w:color w:val="000000" w:themeColor="text1"/>
        </w:rPr>
        <w:drawing>
          <wp:anchor distT="0" distB="0" distL="114300" distR="114300" simplePos="0" relativeHeight="251658269" behindDoc="0" locked="0" layoutInCell="1" allowOverlap="1" wp14:anchorId="13573214" wp14:editId="3F54A25B">
            <wp:simplePos x="0" y="0"/>
            <wp:positionH relativeFrom="column">
              <wp:posOffset>533400</wp:posOffset>
            </wp:positionH>
            <wp:positionV relativeFrom="paragraph">
              <wp:posOffset>175260</wp:posOffset>
            </wp:positionV>
            <wp:extent cx="4781550" cy="3795395"/>
            <wp:effectExtent l="0" t="0" r="0" b="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1550" cy="3795395"/>
                    </a:xfrm>
                    <a:prstGeom prst="rect">
                      <a:avLst/>
                    </a:prstGeom>
                  </pic:spPr>
                </pic:pic>
              </a:graphicData>
            </a:graphic>
            <wp14:sizeRelH relativeFrom="margin">
              <wp14:pctWidth>0</wp14:pctWidth>
            </wp14:sizeRelH>
            <wp14:sizeRelV relativeFrom="margin">
              <wp14:pctHeight>0</wp14:pctHeight>
            </wp14:sizeRelV>
          </wp:anchor>
        </w:drawing>
      </w:r>
    </w:p>
    <w:p w14:paraId="064CBFA1" w14:textId="21080589" w:rsidR="00F44307" w:rsidRDefault="009D73FD" w:rsidP="009D73FD">
      <w:pPr>
        <w:pStyle w:val="Heading1"/>
        <w:rPr>
          <w:b/>
          <w:bCs/>
          <w:color w:val="000000" w:themeColor="text1"/>
        </w:rPr>
      </w:pPr>
      <w:r w:rsidRPr="00596B4C">
        <w:rPr>
          <w:b/>
          <w:bCs/>
          <w:color w:val="000000" w:themeColor="text1"/>
        </w:rPr>
        <w:lastRenderedPageBreak/>
        <w:t xml:space="preserve">Appendix </w:t>
      </w:r>
      <w:r w:rsidR="00F44307" w:rsidRPr="00596B4C">
        <w:rPr>
          <w:b/>
          <w:bCs/>
          <w:color w:val="000000" w:themeColor="text1"/>
        </w:rPr>
        <w:t>0</w:t>
      </w:r>
      <w:r w:rsidR="009D0DB7">
        <w:rPr>
          <w:b/>
          <w:bCs/>
          <w:color w:val="000000" w:themeColor="text1"/>
        </w:rPr>
        <w:t>5</w:t>
      </w:r>
      <w:r w:rsidR="00F44307" w:rsidRPr="00596B4C">
        <w:rPr>
          <w:b/>
          <w:bCs/>
          <w:color w:val="000000" w:themeColor="text1"/>
        </w:rPr>
        <w:t>: Reply email from the supervisor</w:t>
      </w:r>
    </w:p>
    <w:p w14:paraId="4AF7ED12" w14:textId="283EBC6C" w:rsidR="009D0DB7" w:rsidRPr="009D0DB7" w:rsidRDefault="001A0682" w:rsidP="009D0DB7">
      <w:pPr>
        <w:rPr>
          <w:lang w:bidi="ar-SA"/>
        </w:rPr>
      </w:pPr>
      <w:r w:rsidRPr="001A0682">
        <w:rPr>
          <w:noProof/>
          <w:lang w:bidi="ar-SA"/>
        </w:rPr>
        <w:drawing>
          <wp:inline distT="0" distB="0" distL="0" distR="0" wp14:anchorId="22B1F788" wp14:editId="7590DCAC">
            <wp:extent cx="5732145" cy="4853305"/>
            <wp:effectExtent l="0" t="0" r="1905" b="444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0"/>
                    <a:stretch>
                      <a:fillRect/>
                    </a:stretch>
                  </pic:blipFill>
                  <pic:spPr>
                    <a:xfrm>
                      <a:off x="0" y="0"/>
                      <a:ext cx="5732145" cy="4853305"/>
                    </a:xfrm>
                    <a:prstGeom prst="rect">
                      <a:avLst/>
                    </a:prstGeom>
                  </pic:spPr>
                </pic:pic>
              </a:graphicData>
            </a:graphic>
          </wp:inline>
        </w:drawing>
      </w:r>
    </w:p>
    <w:p w14:paraId="67E82283" w14:textId="35C4DE43" w:rsidR="002622CA" w:rsidRPr="007D7656" w:rsidRDefault="009D73FD" w:rsidP="007D7656">
      <w:pPr>
        <w:pStyle w:val="Heading1"/>
        <w:rPr>
          <w:b/>
          <w:bCs/>
          <w:color w:val="000000" w:themeColor="text1"/>
        </w:rPr>
      </w:pPr>
      <w:r w:rsidRPr="00596B4C">
        <w:rPr>
          <w:b/>
          <w:bCs/>
          <w:color w:val="000000" w:themeColor="text1"/>
        </w:rPr>
        <w:t>Appendix 0</w:t>
      </w:r>
      <w:r w:rsidR="00F44307">
        <w:rPr>
          <w:b/>
          <w:bCs/>
          <w:color w:val="000000" w:themeColor="text1"/>
        </w:rPr>
        <w:t>6</w:t>
      </w:r>
      <w:r w:rsidRPr="00596B4C">
        <w:rPr>
          <w:b/>
          <w:bCs/>
          <w:color w:val="000000" w:themeColor="text1"/>
        </w:rPr>
        <w:t xml:space="preserve">: Reply email from the </w:t>
      </w:r>
      <w:r>
        <w:rPr>
          <w:b/>
          <w:bCs/>
          <w:color w:val="000000" w:themeColor="text1"/>
        </w:rPr>
        <w:t>co-</w:t>
      </w:r>
      <w:r w:rsidRPr="00596B4C">
        <w:rPr>
          <w:b/>
          <w:bCs/>
          <w:color w:val="000000" w:themeColor="text1"/>
        </w:rPr>
        <w:t>supervisor</w:t>
      </w:r>
    </w:p>
    <w:p w14:paraId="3512F0A0" w14:textId="3ECF8D2C" w:rsidR="009D73FD" w:rsidRDefault="0081177B" w:rsidP="009D73FD">
      <w:pPr>
        <w:rPr>
          <w:lang w:bidi="ar-SA"/>
        </w:rPr>
      </w:pPr>
      <w:r w:rsidRPr="0081177B">
        <w:rPr>
          <w:noProof/>
          <w:lang w:bidi="ar-SA"/>
        </w:rPr>
        <w:drawing>
          <wp:inline distT="0" distB="0" distL="0" distR="0" wp14:anchorId="69ACA13B" wp14:editId="0B3DD989">
            <wp:extent cx="5732145" cy="3051175"/>
            <wp:effectExtent l="0" t="0" r="1905" b="0"/>
            <wp:docPr id="29" name="Picture 2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 Teams&#10;&#10;Description automatically generated"/>
                    <pic:cNvPicPr/>
                  </pic:nvPicPr>
                  <pic:blipFill>
                    <a:blip r:embed="rId21"/>
                    <a:stretch>
                      <a:fillRect/>
                    </a:stretch>
                  </pic:blipFill>
                  <pic:spPr>
                    <a:xfrm>
                      <a:off x="0" y="0"/>
                      <a:ext cx="5732145" cy="3051175"/>
                    </a:xfrm>
                    <a:prstGeom prst="rect">
                      <a:avLst/>
                    </a:prstGeom>
                  </pic:spPr>
                </pic:pic>
              </a:graphicData>
            </a:graphic>
          </wp:inline>
        </w:drawing>
      </w:r>
    </w:p>
    <w:p w14:paraId="76B55AE5" w14:textId="26DD8BB1" w:rsidR="009D73FD" w:rsidRDefault="009D73FD" w:rsidP="009D73FD">
      <w:pPr>
        <w:pStyle w:val="Heading1"/>
        <w:rPr>
          <w:b/>
          <w:bCs/>
          <w:color w:val="000000" w:themeColor="text1"/>
        </w:rPr>
      </w:pPr>
      <w:r w:rsidRPr="00596B4C">
        <w:rPr>
          <w:b/>
          <w:bCs/>
          <w:color w:val="000000" w:themeColor="text1"/>
        </w:rPr>
        <w:lastRenderedPageBreak/>
        <w:t>Appendix 0</w:t>
      </w:r>
      <w:r>
        <w:rPr>
          <w:b/>
          <w:bCs/>
          <w:color w:val="000000" w:themeColor="text1"/>
        </w:rPr>
        <w:t>3</w:t>
      </w:r>
      <w:r w:rsidRPr="00596B4C">
        <w:rPr>
          <w:b/>
          <w:bCs/>
          <w:color w:val="000000" w:themeColor="text1"/>
        </w:rPr>
        <w:t xml:space="preserve">: Reply email from the </w:t>
      </w:r>
      <w:r>
        <w:rPr>
          <w:b/>
          <w:bCs/>
          <w:color w:val="000000" w:themeColor="text1"/>
        </w:rPr>
        <w:t>external co-</w:t>
      </w:r>
      <w:r w:rsidRPr="00596B4C">
        <w:rPr>
          <w:b/>
          <w:bCs/>
          <w:color w:val="000000" w:themeColor="text1"/>
        </w:rPr>
        <w:t>supervisor</w:t>
      </w:r>
    </w:p>
    <w:p w14:paraId="257A31D6" w14:textId="62CA4868" w:rsidR="009D73FD" w:rsidRPr="009D73FD" w:rsidRDefault="00977648" w:rsidP="009D73FD">
      <w:pPr>
        <w:rPr>
          <w:lang w:bidi="ar-SA"/>
        </w:rPr>
      </w:pPr>
      <w:r w:rsidRPr="00977648">
        <w:rPr>
          <w:noProof/>
          <w:lang w:bidi="ar-SA"/>
        </w:rPr>
        <w:drawing>
          <wp:inline distT="0" distB="0" distL="0" distR="0" wp14:anchorId="280CDC90" wp14:editId="74C04273">
            <wp:extent cx="5732145" cy="5293995"/>
            <wp:effectExtent l="0" t="0" r="1905" b="190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2"/>
                    <a:stretch>
                      <a:fillRect/>
                    </a:stretch>
                  </pic:blipFill>
                  <pic:spPr>
                    <a:xfrm>
                      <a:off x="0" y="0"/>
                      <a:ext cx="5732145" cy="5293995"/>
                    </a:xfrm>
                    <a:prstGeom prst="rect">
                      <a:avLst/>
                    </a:prstGeom>
                  </pic:spPr>
                </pic:pic>
              </a:graphicData>
            </a:graphic>
          </wp:inline>
        </w:drawing>
      </w:r>
    </w:p>
    <w:p w14:paraId="1E81F755" w14:textId="77777777" w:rsidR="001873B9" w:rsidRPr="009D73FD" w:rsidRDefault="001873B9" w:rsidP="009D73FD">
      <w:pPr>
        <w:rPr>
          <w:lang w:bidi="ar-SA"/>
        </w:rPr>
      </w:pPr>
    </w:p>
    <w:sectPr w:rsidR="001873B9" w:rsidRPr="009D73FD" w:rsidSect="0022133C">
      <w:headerReference w:type="default" r:id="rId23"/>
      <w:footerReference w:type="default" r:id="rId24"/>
      <w:pgSz w:w="11907" w:h="16839" w:code="9"/>
      <w:pgMar w:top="99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4E1B3" w14:textId="77777777" w:rsidR="00064919" w:rsidRDefault="00064919" w:rsidP="002741A6">
      <w:pPr>
        <w:spacing w:after="0" w:line="240" w:lineRule="auto"/>
      </w:pPr>
      <w:r>
        <w:separator/>
      </w:r>
    </w:p>
  </w:endnote>
  <w:endnote w:type="continuationSeparator" w:id="0">
    <w:p w14:paraId="79BEB277" w14:textId="77777777" w:rsidR="00064919" w:rsidRDefault="00064919" w:rsidP="002741A6">
      <w:pPr>
        <w:spacing w:after="0" w:line="240" w:lineRule="auto"/>
      </w:pPr>
      <w:r>
        <w:continuationSeparator/>
      </w:r>
    </w:p>
  </w:endnote>
  <w:endnote w:type="continuationNotice" w:id="1">
    <w:p w14:paraId="38548896" w14:textId="77777777" w:rsidR="00064919" w:rsidRDefault="000649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Iskoola Pota">
    <w:charset w:val="00"/>
    <w:family w:val="swiss"/>
    <w:pitch w:val="variable"/>
    <w:sig w:usb0="00000003" w:usb1="00000000" w:usb2="000002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502642"/>
      <w:docPartObj>
        <w:docPartGallery w:val="Page Numbers (Bottom of Page)"/>
        <w:docPartUnique/>
      </w:docPartObj>
    </w:sdtPr>
    <w:sdtEndPr/>
    <w:sdtContent>
      <w:p w14:paraId="2C952553" w14:textId="77777777" w:rsidR="00170C76" w:rsidRDefault="00170C76">
        <w:pPr>
          <w:pStyle w:val="Footer"/>
          <w:jc w:val="right"/>
        </w:pPr>
        <w:r>
          <w:t xml:space="preserve">Page | </w:t>
        </w:r>
        <w:r w:rsidR="00EE1EBB">
          <w:fldChar w:fldCharType="begin"/>
        </w:r>
        <w:r w:rsidR="00491CFC">
          <w:instrText xml:space="preserve"> PAGE   \* MERGEFORMAT </w:instrText>
        </w:r>
        <w:r w:rsidR="00EE1EBB">
          <w:fldChar w:fldCharType="separate"/>
        </w:r>
        <w:r w:rsidR="0021117A">
          <w:rPr>
            <w:noProof/>
          </w:rPr>
          <w:t>2</w:t>
        </w:r>
        <w:r w:rsidR="00EE1EBB">
          <w:rPr>
            <w:noProof/>
          </w:rPr>
          <w:fldChar w:fldCharType="end"/>
        </w:r>
      </w:p>
    </w:sdtContent>
  </w:sdt>
  <w:p w14:paraId="70C5B00D" w14:textId="77777777" w:rsidR="00FD7ADC" w:rsidRDefault="00FD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9EC0B" w14:textId="77777777" w:rsidR="00064919" w:rsidRDefault="00064919" w:rsidP="002741A6">
      <w:pPr>
        <w:spacing w:after="0" w:line="240" w:lineRule="auto"/>
      </w:pPr>
      <w:r>
        <w:separator/>
      </w:r>
    </w:p>
  </w:footnote>
  <w:footnote w:type="continuationSeparator" w:id="0">
    <w:p w14:paraId="021F882A" w14:textId="77777777" w:rsidR="00064919" w:rsidRDefault="00064919" w:rsidP="002741A6">
      <w:pPr>
        <w:spacing w:after="0" w:line="240" w:lineRule="auto"/>
      </w:pPr>
      <w:r>
        <w:continuationSeparator/>
      </w:r>
    </w:p>
  </w:footnote>
  <w:footnote w:type="continuationNotice" w:id="1">
    <w:p w14:paraId="2BD358A6" w14:textId="77777777" w:rsidR="00064919" w:rsidRDefault="000649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2324A" w14:textId="5BBA2C0F" w:rsidR="00321FC4" w:rsidRPr="007006CF" w:rsidRDefault="00875897" w:rsidP="00321FC4">
    <w:pPr>
      <w:tabs>
        <w:tab w:val="left" w:pos="8460"/>
      </w:tabs>
      <w:ind w:right="-270"/>
      <w:rPr>
        <w:rFonts w:ascii="Monotype Corsiva" w:hAnsi="Monotype Corsiva"/>
        <w:color w:val="808080" w:themeColor="background1" w:themeShade="80"/>
      </w:rPr>
    </w:pPr>
    <w:r w:rsidRPr="007006CF">
      <w:rPr>
        <w:rFonts w:ascii="Monotype Corsiva" w:hAnsi="Monotype Corsiva"/>
        <w:color w:val="808080" w:themeColor="background1" w:themeShade="80"/>
      </w:rPr>
      <w:t>Project Topic Assessment-</w:t>
    </w:r>
    <w:r w:rsidR="00593F0E">
      <w:rPr>
        <w:rFonts w:ascii="Monotype Corsiva" w:hAnsi="Monotype Corsiva"/>
        <w:color w:val="808080" w:themeColor="background1" w:themeShade="80"/>
      </w:rPr>
      <w:t>Final Year Project-</w:t>
    </w:r>
    <w:r w:rsidR="00934B8A">
      <w:rPr>
        <w:rFonts w:ascii="Monotype Corsiva" w:hAnsi="Monotype Corsiva"/>
        <w:color w:val="808080" w:themeColor="background1" w:themeShade="80"/>
      </w:rPr>
      <w:t>202</w:t>
    </w:r>
    <w:r w:rsidR="00221ED4">
      <w:rPr>
        <w:rFonts w:ascii="Monotype Corsiva" w:hAnsi="Monotype Corsiva"/>
        <w:color w:val="808080" w:themeColor="background1" w:themeShade="80"/>
      </w:rPr>
      <w:t>1</w:t>
    </w:r>
    <w:r w:rsidR="007B18E4">
      <w:rPr>
        <w:rFonts w:ascii="Monotype Corsiva" w:hAnsi="Monotype Corsiva"/>
        <w:color w:val="808080" w:themeColor="background1" w:themeShade="80"/>
      </w:rPr>
      <w:t xml:space="preserve"> June</w:t>
    </w:r>
    <w:r w:rsidR="00321FC4" w:rsidRPr="007006CF">
      <w:rPr>
        <w:rFonts w:ascii="Monotype Corsiva" w:hAnsi="Monotype Corsiva"/>
        <w:color w:val="808080" w:themeColor="background1" w:themeShade="80"/>
      </w:rPr>
      <w:t xml:space="preserve">                                                                            </w:t>
    </w:r>
    <w:r w:rsidR="00321FC4" w:rsidRPr="007006CF">
      <w:rPr>
        <w:rFonts w:ascii="Monotype Corsiva" w:hAnsi="Monotype Corsiva"/>
        <w:color w:val="808080" w:themeColor="background1" w:themeShade="80"/>
      </w:rPr>
      <w:tab/>
    </w:r>
    <w:r w:rsidR="00321FC4" w:rsidRPr="007006CF">
      <w:rPr>
        <w:rFonts w:ascii="Calibri" w:hAnsi="Calibri" w:cs="Calibri"/>
        <w:color w:val="808080" w:themeColor="background1" w:themeShade="80"/>
      </w:rPr>
      <w:t>CDAP-01</w:t>
    </w:r>
  </w:p>
  <w:p w14:paraId="49C00B83" w14:textId="77777777" w:rsidR="00321FC4" w:rsidRDefault="00321F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D6D"/>
    <w:multiLevelType w:val="hybridMultilevel"/>
    <w:tmpl w:val="0BD669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415BDA"/>
    <w:multiLevelType w:val="multilevel"/>
    <w:tmpl w:val="17A0D5D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0F347F4E"/>
    <w:multiLevelType w:val="hybridMultilevel"/>
    <w:tmpl w:val="70D66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269A3"/>
    <w:multiLevelType w:val="hybridMultilevel"/>
    <w:tmpl w:val="B8DA1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840339"/>
    <w:multiLevelType w:val="hybridMultilevel"/>
    <w:tmpl w:val="1E168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E1667"/>
    <w:multiLevelType w:val="hybridMultilevel"/>
    <w:tmpl w:val="64883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BD63C5"/>
    <w:multiLevelType w:val="hybridMultilevel"/>
    <w:tmpl w:val="7CF68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17A5E"/>
    <w:multiLevelType w:val="hybridMultilevel"/>
    <w:tmpl w:val="940C07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031F22"/>
    <w:multiLevelType w:val="hybridMultilevel"/>
    <w:tmpl w:val="046E34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233E39"/>
    <w:multiLevelType w:val="hybridMultilevel"/>
    <w:tmpl w:val="09E4B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E4738"/>
    <w:multiLevelType w:val="hybridMultilevel"/>
    <w:tmpl w:val="0D12C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44CCA"/>
    <w:multiLevelType w:val="hybridMultilevel"/>
    <w:tmpl w:val="2E340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A7758"/>
    <w:multiLevelType w:val="hybridMultilevel"/>
    <w:tmpl w:val="6D722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9C4EE2"/>
    <w:multiLevelType w:val="multilevel"/>
    <w:tmpl w:val="DF8237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936777"/>
    <w:multiLevelType w:val="multilevel"/>
    <w:tmpl w:val="FEE65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A56239"/>
    <w:multiLevelType w:val="hybridMultilevel"/>
    <w:tmpl w:val="F97A5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63B57"/>
    <w:multiLevelType w:val="hybridMultilevel"/>
    <w:tmpl w:val="6088A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711EB9"/>
    <w:multiLevelType w:val="hybridMultilevel"/>
    <w:tmpl w:val="BB86A3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535051"/>
    <w:multiLevelType w:val="multilevel"/>
    <w:tmpl w:val="0FC2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9E42D7"/>
    <w:multiLevelType w:val="hybridMultilevel"/>
    <w:tmpl w:val="CA222D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913BCF"/>
    <w:multiLevelType w:val="multilevel"/>
    <w:tmpl w:val="50181A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4D6EB4"/>
    <w:multiLevelType w:val="hybridMultilevel"/>
    <w:tmpl w:val="57DE7B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DF6CE2"/>
    <w:multiLevelType w:val="hybridMultilevel"/>
    <w:tmpl w:val="B658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8A2FC0"/>
    <w:multiLevelType w:val="hybridMultilevel"/>
    <w:tmpl w:val="2ABE4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FC5281"/>
    <w:multiLevelType w:val="hybridMultilevel"/>
    <w:tmpl w:val="E99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04172"/>
    <w:multiLevelType w:val="hybridMultilevel"/>
    <w:tmpl w:val="291A2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A71CC"/>
    <w:multiLevelType w:val="multilevel"/>
    <w:tmpl w:val="BD72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7272B4"/>
    <w:multiLevelType w:val="hybridMultilevel"/>
    <w:tmpl w:val="721C3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DA4A29"/>
    <w:multiLevelType w:val="hybridMultilevel"/>
    <w:tmpl w:val="BD06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5"/>
  </w:num>
  <w:num w:numId="3">
    <w:abstractNumId w:val="16"/>
  </w:num>
  <w:num w:numId="4">
    <w:abstractNumId w:val="23"/>
  </w:num>
  <w:num w:numId="5">
    <w:abstractNumId w:val="10"/>
  </w:num>
  <w:num w:numId="6">
    <w:abstractNumId w:val="17"/>
  </w:num>
  <w:num w:numId="7">
    <w:abstractNumId w:val="21"/>
  </w:num>
  <w:num w:numId="8">
    <w:abstractNumId w:val="3"/>
  </w:num>
  <w:num w:numId="9">
    <w:abstractNumId w:val="8"/>
  </w:num>
  <w:num w:numId="10">
    <w:abstractNumId w:val="7"/>
  </w:num>
  <w:num w:numId="11">
    <w:abstractNumId w:val="6"/>
  </w:num>
  <w:num w:numId="12">
    <w:abstractNumId w:val="5"/>
  </w:num>
  <w:num w:numId="13">
    <w:abstractNumId w:val="9"/>
  </w:num>
  <w:num w:numId="14">
    <w:abstractNumId w:val="11"/>
  </w:num>
  <w:num w:numId="15">
    <w:abstractNumId w:val="25"/>
  </w:num>
  <w:num w:numId="16">
    <w:abstractNumId w:val="26"/>
  </w:num>
  <w:num w:numId="17">
    <w:abstractNumId w:val="14"/>
  </w:num>
  <w:num w:numId="18">
    <w:abstractNumId w:val="13"/>
  </w:num>
  <w:num w:numId="19">
    <w:abstractNumId w:val="20"/>
  </w:num>
  <w:num w:numId="20">
    <w:abstractNumId w:val="2"/>
  </w:num>
  <w:num w:numId="21">
    <w:abstractNumId w:val="18"/>
  </w:num>
  <w:num w:numId="22">
    <w:abstractNumId w:val="28"/>
  </w:num>
  <w:num w:numId="23">
    <w:abstractNumId w:val="22"/>
  </w:num>
  <w:num w:numId="24">
    <w:abstractNumId w:val="0"/>
  </w:num>
  <w:num w:numId="25">
    <w:abstractNumId w:val="4"/>
  </w:num>
  <w:num w:numId="26">
    <w:abstractNumId w:val="27"/>
  </w:num>
  <w:num w:numId="27">
    <w:abstractNumId w:val="12"/>
  </w:num>
  <w:num w:numId="28">
    <w:abstractNumId w:val="19"/>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O3MLAwt7Q0NbcwMjFQ0lEKTi0uzszPAykwNKgFAKki8gstAAAA"/>
  </w:docVars>
  <w:rsids>
    <w:rsidRoot w:val="00683DE1"/>
    <w:rsid w:val="00001E8B"/>
    <w:rsid w:val="00004FFD"/>
    <w:rsid w:val="00005B3D"/>
    <w:rsid w:val="000103C4"/>
    <w:rsid w:val="0001179C"/>
    <w:rsid w:val="00014839"/>
    <w:rsid w:val="00015D29"/>
    <w:rsid w:val="00016F45"/>
    <w:rsid w:val="0001703F"/>
    <w:rsid w:val="00020C29"/>
    <w:rsid w:val="00021D09"/>
    <w:rsid w:val="00021F0B"/>
    <w:rsid w:val="0002268C"/>
    <w:rsid w:val="00022DE4"/>
    <w:rsid w:val="0002338D"/>
    <w:rsid w:val="0002451C"/>
    <w:rsid w:val="0003061A"/>
    <w:rsid w:val="00033005"/>
    <w:rsid w:val="00033F88"/>
    <w:rsid w:val="00035600"/>
    <w:rsid w:val="00035E6D"/>
    <w:rsid w:val="00040A01"/>
    <w:rsid w:val="00040D36"/>
    <w:rsid w:val="000415F0"/>
    <w:rsid w:val="00041962"/>
    <w:rsid w:val="00042F36"/>
    <w:rsid w:val="00043480"/>
    <w:rsid w:val="00043F88"/>
    <w:rsid w:val="00044674"/>
    <w:rsid w:val="00045088"/>
    <w:rsid w:val="0004532B"/>
    <w:rsid w:val="00046800"/>
    <w:rsid w:val="00046850"/>
    <w:rsid w:val="00052175"/>
    <w:rsid w:val="00053D37"/>
    <w:rsid w:val="000555F3"/>
    <w:rsid w:val="00055A5C"/>
    <w:rsid w:val="00055CEF"/>
    <w:rsid w:val="00056E58"/>
    <w:rsid w:val="00060965"/>
    <w:rsid w:val="000617C9"/>
    <w:rsid w:val="0006253B"/>
    <w:rsid w:val="00063A42"/>
    <w:rsid w:val="00063B0D"/>
    <w:rsid w:val="000645D9"/>
    <w:rsid w:val="00064919"/>
    <w:rsid w:val="00064A4D"/>
    <w:rsid w:val="000660CF"/>
    <w:rsid w:val="00070648"/>
    <w:rsid w:val="00071664"/>
    <w:rsid w:val="000722A2"/>
    <w:rsid w:val="0007578C"/>
    <w:rsid w:val="00075C1B"/>
    <w:rsid w:val="0007618E"/>
    <w:rsid w:val="00076F22"/>
    <w:rsid w:val="00077864"/>
    <w:rsid w:val="00080CED"/>
    <w:rsid w:val="00080E61"/>
    <w:rsid w:val="000828E8"/>
    <w:rsid w:val="0008320B"/>
    <w:rsid w:val="00083E10"/>
    <w:rsid w:val="000841B5"/>
    <w:rsid w:val="00084388"/>
    <w:rsid w:val="00084946"/>
    <w:rsid w:val="0008608B"/>
    <w:rsid w:val="000864E7"/>
    <w:rsid w:val="000874C3"/>
    <w:rsid w:val="00090383"/>
    <w:rsid w:val="000905EE"/>
    <w:rsid w:val="000920DA"/>
    <w:rsid w:val="0009246A"/>
    <w:rsid w:val="000926D3"/>
    <w:rsid w:val="0009273B"/>
    <w:rsid w:val="00095CF3"/>
    <w:rsid w:val="00097477"/>
    <w:rsid w:val="000A01E3"/>
    <w:rsid w:val="000A09DB"/>
    <w:rsid w:val="000A1BBD"/>
    <w:rsid w:val="000A2A70"/>
    <w:rsid w:val="000A43DB"/>
    <w:rsid w:val="000A7538"/>
    <w:rsid w:val="000A7E11"/>
    <w:rsid w:val="000B03EC"/>
    <w:rsid w:val="000B0522"/>
    <w:rsid w:val="000B17EE"/>
    <w:rsid w:val="000B1B24"/>
    <w:rsid w:val="000B334C"/>
    <w:rsid w:val="000B3FBD"/>
    <w:rsid w:val="000B6380"/>
    <w:rsid w:val="000B72B1"/>
    <w:rsid w:val="000C0212"/>
    <w:rsid w:val="000C0279"/>
    <w:rsid w:val="000C2513"/>
    <w:rsid w:val="000C2560"/>
    <w:rsid w:val="000C2A29"/>
    <w:rsid w:val="000C71CF"/>
    <w:rsid w:val="000D02BE"/>
    <w:rsid w:val="000D0500"/>
    <w:rsid w:val="000D2C0D"/>
    <w:rsid w:val="000D4FB4"/>
    <w:rsid w:val="000D5CB2"/>
    <w:rsid w:val="000D6FC7"/>
    <w:rsid w:val="000E02EE"/>
    <w:rsid w:val="000E0F96"/>
    <w:rsid w:val="000E1BC2"/>
    <w:rsid w:val="000E1FBB"/>
    <w:rsid w:val="000E25C2"/>
    <w:rsid w:val="000E34DF"/>
    <w:rsid w:val="000E79AF"/>
    <w:rsid w:val="000F0304"/>
    <w:rsid w:val="000F0F4C"/>
    <w:rsid w:val="000F2F32"/>
    <w:rsid w:val="000F5C10"/>
    <w:rsid w:val="000F7123"/>
    <w:rsid w:val="000F72A7"/>
    <w:rsid w:val="000F7A15"/>
    <w:rsid w:val="00100CB3"/>
    <w:rsid w:val="00100EF7"/>
    <w:rsid w:val="0010208E"/>
    <w:rsid w:val="00102176"/>
    <w:rsid w:val="001022E1"/>
    <w:rsid w:val="001026EC"/>
    <w:rsid w:val="0010341B"/>
    <w:rsid w:val="00105E86"/>
    <w:rsid w:val="001064A4"/>
    <w:rsid w:val="0010741D"/>
    <w:rsid w:val="001078B9"/>
    <w:rsid w:val="00107CF2"/>
    <w:rsid w:val="0011203A"/>
    <w:rsid w:val="00112C87"/>
    <w:rsid w:val="0011311D"/>
    <w:rsid w:val="00113763"/>
    <w:rsid w:val="0011386F"/>
    <w:rsid w:val="00113EB3"/>
    <w:rsid w:val="001158FB"/>
    <w:rsid w:val="001162AF"/>
    <w:rsid w:val="001165F0"/>
    <w:rsid w:val="0011683A"/>
    <w:rsid w:val="00116A62"/>
    <w:rsid w:val="001209C8"/>
    <w:rsid w:val="00121A7C"/>
    <w:rsid w:val="00122565"/>
    <w:rsid w:val="00122ACF"/>
    <w:rsid w:val="00123778"/>
    <w:rsid w:val="001239CA"/>
    <w:rsid w:val="00123DEA"/>
    <w:rsid w:val="001251E9"/>
    <w:rsid w:val="00126871"/>
    <w:rsid w:val="001272FF"/>
    <w:rsid w:val="0013081C"/>
    <w:rsid w:val="00131799"/>
    <w:rsid w:val="00131D43"/>
    <w:rsid w:val="00132622"/>
    <w:rsid w:val="00132E35"/>
    <w:rsid w:val="00133589"/>
    <w:rsid w:val="00133736"/>
    <w:rsid w:val="00134200"/>
    <w:rsid w:val="001344A7"/>
    <w:rsid w:val="00134B9A"/>
    <w:rsid w:val="00135162"/>
    <w:rsid w:val="00135ECA"/>
    <w:rsid w:val="00136AB2"/>
    <w:rsid w:val="00140601"/>
    <w:rsid w:val="00141599"/>
    <w:rsid w:val="00141F97"/>
    <w:rsid w:val="0014259A"/>
    <w:rsid w:val="0014399A"/>
    <w:rsid w:val="00145A2D"/>
    <w:rsid w:val="00150B00"/>
    <w:rsid w:val="00151119"/>
    <w:rsid w:val="001533B7"/>
    <w:rsid w:val="001569F8"/>
    <w:rsid w:val="00157408"/>
    <w:rsid w:val="0015757A"/>
    <w:rsid w:val="0015759C"/>
    <w:rsid w:val="00157EE5"/>
    <w:rsid w:val="00160BE6"/>
    <w:rsid w:val="001629E3"/>
    <w:rsid w:val="00163D91"/>
    <w:rsid w:val="00164593"/>
    <w:rsid w:val="001655F6"/>
    <w:rsid w:val="00166680"/>
    <w:rsid w:val="00170C68"/>
    <w:rsid w:val="00170C76"/>
    <w:rsid w:val="00171800"/>
    <w:rsid w:val="00171C7A"/>
    <w:rsid w:val="00172052"/>
    <w:rsid w:val="00172232"/>
    <w:rsid w:val="00174165"/>
    <w:rsid w:val="00175243"/>
    <w:rsid w:val="001752CE"/>
    <w:rsid w:val="001756B2"/>
    <w:rsid w:val="001762A3"/>
    <w:rsid w:val="00176673"/>
    <w:rsid w:val="00177A5D"/>
    <w:rsid w:val="001818FE"/>
    <w:rsid w:val="00182494"/>
    <w:rsid w:val="00184D30"/>
    <w:rsid w:val="001852F2"/>
    <w:rsid w:val="00185455"/>
    <w:rsid w:val="0018571D"/>
    <w:rsid w:val="001861F5"/>
    <w:rsid w:val="001862BE"/>
    <w:rsid w:val="001873B9"/>
    <w:rsid w:val="0018781C"/>
    <w:rsid w:val="001901B7"/>
    <w:rsid w:val="00190B38"/>
    <w:rsid w:val="00190B68"/>
    <w:rsid w:val="00191F24"/>
    <w:rsid w:val="0019310C"/>
    <w:rsid w:val="00193269"/>
    <w:rsid w:val="0019383E"/>
    <w:rsid w:val="00195FF1"/>
    <w:rsid w:val="0019740E"/>
    <w:rsid w:val="00197F28"/>
    <w:rsid w:val="001A0682"/>
    <w:rsid w:val="001A1D8D"/>
    <w:rsid w:val="001A212C"/>
    <w:rsid w:val="001A3202"/>
    <w:rsid w:val="001A35B0"/>
    <w:rsid w:val="001B0AE2"/>
    <w:rsid w:val="001B31E3"/>
    <w:rsid w:val="001B4A4E"/>
    <w:rsid w:val="001B4DC6"/>
    <w:rsid w:val="001B518D"/>
    <w:rsid w:val="001B5B60"/>
    <w:rsid w:val="001B757D"/>
    <w:rsid w:val="001B7A7E"/>
    <w:rsid w:val="001C19BC"/>
    <w:rsid w:val="001C25A0"/>
    <w:rsid w:val="001C33F5"/>
    <w:rsid w:val="001C4B08"/>
    <w:rsid w:val="001C5057"/>
    <w:rsid w:val="001C5665"/>
    <w:rsid w:val="001C71B3"/>
    <w:rsid w:val="001C736E"/>
    <w:rsid w:val="001D0890"/>
    <w:rsid w:val="001D0E6B"/>
    <w:rsid w:val="001D0FF6"/>
    <w:rsid w:val="001D25D3"/>
    <w:rsid w:val="001D4161"/>
    <w:rsid w:val="001D42EE"/>
    <w:rsid w:val="001D50B4"/>
    <w:rsid w:val="001D566E"/>
    <w:rsid w:val="001D5B19"/>
    <w:rsid w:val="001D6461"/>
    <w:rsid w:val="001D7231"/>
    <w:rsid w:val="001E1F3C"/>
    <w:rsid w:val="001E27B3"/>
    <w:rsid w:val="001E27DC"/>
    <w:rsid w:val="001E2AF4"/>
    <w:rsid w:val="001E349D"/>
    <w:rsid w:val="001E43BD"/>
    <w:rsid w:val="001E4D54"/>
    <w:rsid w:val="001E5CD0"/>
    <w:rsid w:val="001E6033"/>
    <w:rsid w:val="001E70FD"/>
    <w:rsid w:val="001E7244"/>
    <w:rsid w:val="001F01D5"/>
    <w:rsid w:val="001F0A7C"/>
    <w:rsid w:val="001F14CB"/>
    <w:rsid w:val="001F1773"/>
    <w:rsid w:val="001F1A73"/>
    <w:rsid w:val="001F1F37"/>
    <w:rsid w:val="001F2115"/>
    <w:rsid w:val="001F24DB"/>
    <w:rsid w:val="001F3170"/>
    <w:rsid w:val="001F4DBB"/>
    <w:rsid w:val="001F4F06"/>
    <w:rsid w:val="001F7BB7"/>
    <w:rsid w:val="0020063F"/>
    <w:rsid w:val="00200E4A"/>
    <w:rsid w:val="00201167"/>
    <w:rsid w:val="00201DC2"/>
    <w:rsid w:val="0021117A"/>
    <w:rsid w:val="002117F5"/>
    <w:rsid w:val="0021267C"/>
    <w:rsid w:val="00213511"/>
    <w:rsid w:val="00214D52"/>
    <w:rsid w:val="00215A88"/>
    <w:rsid w:val="0021644A"/>
    <w:rsid w:val="00216ADF"/>
    <w:rsid w:val="002178A2"/>
    <w:rsid w:val="00220663"/>
    <w:rsid w:val="002209BB"/>
    <w:rsid w:val="00220B3A"/>
    <w:rsid w:val="0022133C"/>
    <w:rsid w:val="00221448"/>
    <w:rsid w:val="00221D8C"/>
    <w:rsid w:val="00221ED4"/>
    <w:rsid w:val="002248A9"/>
    <w:rsid w:val="00225030"/>
    <w:rsid w:val="0022644E"/>
    <w:rsid w:val="00226C54"/>
    <w:rsid w:val="0023017B"/>
    <w:rsid w:val="00230320"/>
    <w:rsid w:val="00230C22"/>
    <w:rsid w:val="0023169A"/>
    <w:rsid w:val="002338DD"/>
    <w:rsid w:val="00234687"/>
    <w:rsid w:val="0023573B"/>
    <w:rsid w:val="002362C5"/>
    <w:rsid w:val="00236453"/>
    <w:rsid w:val="0023676D"/>
    <w:rsid w:val="002371E7"/>
    <w:rsid w:val="002378D7"/>
    <w:rsid w:val="002416D9"/>
    <w:rsid w:val="00242EDF"/>
    <w:rsid w:val="002439CD"/>
    <w:rsid w:val="002467DD"/>
    <w:rsid w:val="0024753B"/>
    <w:rsid w:val="00247B8C"/>
    <w:rsid w:val="00247C19"/>
    <w:rsid w:val="002503F3"/>
    <w:rsid w:val="00253BFA"/>
    <w:rsid w:val="00255ED1"/>
    <w:rsid w:val="002560C2"/>
    <w:rsid w:val="00257BFE"/>
    <w:rsid w:val="002613B5"/>
    <w:rsid w:val="002622CA"/>
    <w:rsid w:val="00263629"/>
    <w:rsid w:val="00263784"/>
    <w:rsid w:val="00263E18"/>
    <w:rsid w:val="002646C5"/>
    <w:rsid w:val="002671DC"/>
    <w:rsid w:val="002702D4"/>
    <w:rsid w:val="00270548"/>
    <w:rsid w:val="0027071B"/>
    <w:rsid w:val="00270F78"/>
    <w:rsid w:val="0027165B"/>
    <w:rsid w:val="00271741"/>
    <w:rsid w:val="002726A5"/>
    <w:rsid w:val="00272D15"/>
    <w:rsid w:val="002741A6"/>
    <w:rsid w:val="00275BB5"/>
    <w:rsid w:val="0027735A"/>
    <w:rsid w:val="00277C6C"/>
    <w:rsid w:val="00280286"/>
    <w:rsid w:val="00280399"/>
    <w:rsid w:val="00281618"/>
    <w:rsid w:val="00282B04"/>
    <w:rsid w:val="00282C2D"/>
    <w:rsid w:val="002833EF"/>
    <w:rsid w:val="0028346F"/>
    <w:rsid w:val="002839D1"/>
    <w:rsid w:val="00283FCB"/>
    <w:rsid w:val="002846A4"/>
    <w:rsid w:val="00285CD7"/>
    <w:rsid w:val="00285F08"/>
    <w:rsid w:val="00286F0A"/>
    <w:rsid w:val="00287398"/>
    <w:rsid w:val="00290852"/>
    <w:rsid w:val="00291C56"/>
    <w:rsid w:val="002924EA"/>
    <w:rsid w:val="0029293F"/>
    <w:rsid w:val="002929B4"/>
    <w:rsid w:val="00292FE7"/>
    <w:rsid w:val="002955AE"/>
    <w:rsid w:val="00295E4A"/>
    <w:rsid w:val="00295EAC"/>
    <w:rsid w:val="002960FB"/>
    <w:rsid w:val="00296646"/>
    <w:rsid w:val="002A1077"/>
    <w:rsid w:val="002A19D8"/>
    <w:rsid w:val="002A2AA0"/>
    <w:rsid w:val="002A327C"/>
    <w:rsid w:val="002A3B31"/>
    <w:rsid w:val="002A5BD7"/>
    <w:rsid w:val="002A6177"/>
    <w:rsid w:val="002A6879"/>
    <w:rsid w:val="002B0585"/>
    <w:rsid w:val="002B0C49"/>
    <w:rsid w:val="002B1BA3"/>
    <w:rsid w:val="002B205A"/>
    <w:rsid w:val="002B3526"/>
    <w:rsid w:val="002B50FF"/>
    <w:rsid w:val="002C0069"/>
    <w:rsid w:val="002C02C4"/>
    <w:rsid w:val="002C1840"/>
    <w:rsid w:val="002C20FF"/>
    <w:rsid w:val="002C248C"/>
    <w:rsid w:val="002C5D84"/>
    <w:rsid w:val="002C78B0"/>
    <w:rsid w:val="002C7B7C"/>
    <w:rsid w:val="002C7F89"/>
    <w:rsid w:val="002D03A3"/>
    <w:rsid w:val="002D22D6"/>
    <w:rsid w:val="002D2C76"/>
    <w:rsid w:val="002D53E8"/>
    <w:rsid w:val="002D56AD"/>
    <w:rsid w:val="002D6806"/>
    <w:rsid w:val="002D6C68"/>
    <w:rsid w:val="002D7355"/>
    <w:rsid w:val="002E0878"/>
    <w:rsid w:val="002E1135"/>
    <w:rsid w:val="002E1DFF"/>
    <w:rsid w:val="002E56FB"/>
    <w:rsid w:val="002E6968"/>
    <w:rsid w:val="002E6CAE"/>
    <w:rsid w:val="002F0851"/>
    <w:rsid w:val="002F0DEB"/>
    <w:rsid w:val="002F1BD6"/>
    <w:rsid w:val="002F20D0"/>
    <w:rsid w:val="002F2444"/>
    <w:rsid w:val="002F2AC6"/>
    <w:rsid w:val="002F47B2"/>
    <w:rsid w:val="002F6F32"/>
    <w:rsid w:val="0030187D"/>
    <w:rsid w:val="0030208E"/>
    <w:rsid w:val="003036EC"/>
    <w:rsid w:val="00303C87"/>
    <w:rsid w:val="00303CE6"/>
    <w:rsid w:val="003049C2"/>
    <w:rsid w:val="00304BD0"/>
    <w:rsid w:val="00306D55"/>
    <w:rsid w:val="00306EC8"/>
    <w:rsid w:val="0030707B"/>
    <w:rsid w:val="0031061B"/>
    <w:rsid w:val="00310B95"/>
    <w:rsid w:val="003110F6"/>
    <w:rsid w:val="00311C5C"/>
    <w:rsid w:val="00312EFF"/>
    <w:rsid w:val="00313CED"/>
    <w:rsid w:val="00321E08"/>
    <w:rsid w:val="00321FC4"/>
    <w:rsid w:val="003222CB"/>
    <w:rsid w:val="00322778"/>
    <w:rsid w:val="00322B84"/>
    <w:rsid w:val="00324D5E"/>
    <w:rsid w:val="003261B5"/>
    <w:rsid w:val="00326475"/>
    <w:rsid w:val="003269BB"/>
    <w:rsid w:val="00326A86"/>
    <w:rsid w:val="00327254"/>
    <w:rsid w:val="0032777B"/>
    <w:rsid w:val="003316A8"/>
    <w:rsid w:val="00331F5A"/>
    <w:rsid w:val="003328F4"/>
    <w:rsid w:val="00333404"/>
    <w:rsid w:val="00333A8F"/>
    <w:rsid w:val="00334F92"/>
    <w:rsid w:val="00340CEA"/>
    <w:rsid w:val="003415CA"/>
    <w:rsid w:val="0034227A"/>
    <w:rsid w:val="0034344A"/>
    <w:rsid w:val="00343E7A"/>
    <w:rsid w:val="003441B6"/>
    <w:rsid w:val="00344C2F"/>
    <w:rsid w:val="00345160"/>
    <w:rsid w:val="003465C7"/>
    <w:rsid w:val="00346B4C"/>
    <w:rsid w:val="00347059"/>
    <w:rsid w:val="00347784"/>
    <w:rsid w:val="00347FF7"/>
    <w:rsid w:val="003500C4"/>
    <w:rsid w:val="003514B3"/>
    <w:rsid w:val="003527AC"/>
    <w:rsid w:val="00352A69"/>
    <w:rsid w:val="00354D68"/>
    <w:rsid w:val="00356093"/>
    <w:rsid w:val="00361186"/>
    <w:rsid w:val="003623B3"/>
    <w:rsid w:val="00362445"/>
    <w:rsid w:val="003626BD"/>
    <w:rsid w:val="0036281D"/>
    <w:rsid w:val="00362C4C"/>
    <w:rsid w:val="003631EE"/>
    <w:rsid w:val="003635F0"/>
    <w:rsid w:val="00363915"/>
    <w:rsid w:val="00364821"/>
    <w:rsid w:val="003661C7"/>
    <w:rsid w:val="00366C99"/>
    <w:rsid w:val="00366D0E"/>
    <w:rsid w:val="003713AC"/>
    <w:rsid w:val="00371D93"/>
    <w:rsid w:val="00373E2B"/>
    <w:rsid w:val="0037455D"/>
    <w:rsid w:val="0037577E"/>
    <w:rsid w:val="00377AA4"/>
    <w:rsid w:val="00377EFC"/>
    <w:rsid w:val="00380CDA"/>
    <w:rsid w:val="00382A96"/>
    <w:rsid w:val="00383C6B"/>
    <w:rsid w:val="00384D1A"/>
    <w:rsid w:val="00386387"/>
    <w:rsid w:val="0038799D"/>
    <w:rsid w:val="00387ADB"/>
    <w:rsid w:val="00387B22"/>
    <w:rsid w:val="00392048"/>
    <w:rsid w:val="00392070"/>
    <w:rsid w:val="00393450"/>
    <w:rsid w:val="00393932"/>
    <w:rsid w:val="003939B8"/>
    <w:rsid w:val="00395978"/>
    <w:rsid w:val="00396B63"/>
    <w:rsid w:val="003A0517"/>
    <w:rsid w:val="003A08BB"/>
    <w:rsid w:val="003A16A9"/>
    <w:rsid w:val="003A1809"/>
    <w:rsid w:val="003A2817"/>
    <w:rsid w:val="003A39C1"/>
    <w:rsid w:val="003A4EF5"/>
    <w:rsid w:val="003A5E23"/>
    <w:rsid w:val="003A609C"/>
    <w:rsid w:val="003A6AFF"/>
    <w:rsid w:val="003A787D"/>
    <w:rsid w:val="003A7DED"/>
    <w:rsid w:val="003B196F"/>
    <w:rsid w:val="003B2462"/>
    <w:rsid w:val="003B3909"/>
    <w:rsid w:val="003B6251"/>
    <w:rsid w:val="003B6ED5"/>
    <w:rsid w:val="003B7601"/>
    <w:rsid w:val="003B78C6"/>
    <w:rsid w:val="003B79A1"/>
    <w:rsid w:val="003C0F88"/>
    <w:rsid w:val="003C3883"/>
    <w:rsid w:val="003C40BB"/>
    <w:rsid w:val="003C4552"/>
    <w:rsid w:val="003C4E99"/>
    <w:rsid w:val="003C4F8B"/>
    <w:rsid w:val="003C61BE"/>
    <w:rsid w:val="003C657C"/>
    <w:rsid w:val="003C6C3B"/>
    <w:rsid w:val="003C6DE0"/>
    <w:rsid w:val="003C7038"/>
    <w:rsid w:val="003C780B"/>
    <w:rsid w:val="003D0CF1"/>
    <w:rsid w:val="003D1B28"/>
    <w:rsid w:val="003D2038"/>
    <w:rsid w:val="003D2FB7"/>
    <w:rsid w:val="003D3A87"/>
    <w:rsid w:val="003D4212"/>
    <w:rsid w:val="003D445D"/>
    <w:rsid w:val="003D73BD"/>
    <w:rsid w:val="003D7B40"/>
    <w:rsid w:val="003E15ED"/>
    <w:rsid w:val="003E1AC6"/>
    <w:rsid w:val="003E1E96"/>
    <w:rsid w:val="003E204D"/>
    <w:rsid w:val="003E4537"/>
    <w:rsid w:val="003E595C"/>
    <w:rsid w:val="003E6A0E"/>
    <w:rsid w:val="003E6AF4"/>
    <w:rsid w:val="003F1780"/>
    <w:rsid w:val="003F1869"/>
    <w:rsid w:val="003F1BE0"/>
    <w:rsid w:val="003F2073"/>
    <w:rsid w:val="003F37C0"/>
    <w:rsid w:val="003F67E7"/>
    <w:rsid w:val="003F7254"/>
    <w:rsid w:val="003F7E61"/>
    <w:rsid w:val="00400DFA"/>
    <w:rsid w:val="00401EC1"/>
    <w:rsid w:val="00402690"/>
    <w:rsid w:val="00403475"/>
    <w:rsid w:val="004052D9"/>
    <w:rsid w:val="004053B2"/>
    <w:rsid w:val="00406AB7"/>
    <w:rsid w:val="00406CAD"/>
    <w:rsid w:val="00406D77"/>
    <w:rsid w:val="00407F76"/>
    <w:rsid w:val="0041041B"/>
    <w:rsid w:val="004106CC"/>
    <w:rsid w:val="00410CF8"/>
    <w:rsid w:val="004134CA"/>
    <w:rsid w:val="00414702"/>
    <w:rsid w:val="00414DDB"/>
    <w:rsid w:val="00414E2C"/>
    <w:rsid w:val="00415DA4"/>
    <w:rsid w:val="00417A3A"/>
    <w:rsid w:val="004204A3"/>
    <w:rsid w:val="00420548"/>
    <w:rsid w:val="00420E38"/>
    <w:rsid w:val="00421DF0"/>
    <w:rsid w:val="00421ECC"/>
    <w:rsid w:val="00422311"/>
    <w:rsid w:val="00423C98"/>
    <w:rsid w:val="004246E8"/>
    <w:rsid w:val="00425171"/>
    <w:rsid w:val="00426226"/>
    <w:rsid w:val="004264AD"/>
    <w:rsid w:val="00426B05"/>
    <w:rsid w:val="00426EAC"/>
    <w:rsid w:val="00431ACE"/>
    <w:rsid w:val="00432073"/>
    <w:rsid w:val="0043267B"/>
    <w:rsid w:val="00432F1E"/>
    <w:rsid w:val="00433029"/>
    <w:rsid w:val="004337F4"/>
    <w:rsid w:val="00433EE2"/>
    <w:rsid w:val="00435DBD"/>
    <w:rsid w:val="00436182"/>
    <w:rsid w:val="00443264"/>
    <w:rsid w:val="004435E2"/>
    <w:rsid w:val="004440DC"/>
    <w:rsid w:val="0044455B"/>
    <w:rsid w:val="0044561B"/>
    <w:rsid w:val="00447D40"/>
    <w:rsid w:val="00451B51"/>
    <w:rsid w:val="00451F6F"/>
    <w:rsid w:val="004523B4"/>
    <w:rsid w:val="004539B6"/>
    <w:rsid w:val="00454598"/>
    <w:rsid w:val="004549F5"/>
    <w:rsid w:val="00455028"/>
    <w:rsid w:val="0045502D"/>
    <w:rsid w:val="00455AEE"/>
    <w:rsid w:val="00457CA7"/>
    <w:rsid w:val="00461914"/>
    <w:rsid w:val="004621DD"/>
    <w:rsid w:val="00462206"/>
    <w:rsid w:val="004625DC"/>
    <w:rsid w:val="0046341F"/>
    <w:rsid w:val="00463BE7"/>
    <w:rsid w:val="00465175"/>
    <w:rsid w:val="004652A4"/>
    <w:rsid w:val="00465BA2"/>
    <w:rsid w:val="00466367"/>
    <w:rsid w:val="00466B6D"/>
    <w:rsid w:val="0046753D"/>
    <w:rsid w:val="0047135C"/>
    <w:rsid w:val="0047290B"/>
    <w:rsid w:val="00472BB9"/>
    <w:rsid w:val="004731DF"/>
    <w:rsid w:val="00473B5A"/>
    <w:rsid w:val="00474226"/>
    <w:rsid w:val="00474E05"/>
    <w:rsid w:val="00476578"/>
    <w:rsid w:val="004768B9"/>
    <w:rsid w:val="00481C92"/>
    <w:rsid w:val="0048321B"/>
    <w:rsid w:val="0048376F"/>
    <w:rsid w:val="00483A69"/>
    <w:rsid w:val="00484151"/>
    <w:rsid w:val="0048507A"/>
    <w:rsid w:val="004860DC"/>
    <w:rsid w:val="004874D1"/>
    <w:rsid w:val="00490A9B"/>
    <w:rsid w:val="0049100A"/>
    <w:rsid w:val="004918D2"/>
    <w:rsid w:val="00491CFC"/>
    <w:rsid w:val="00492244"/>
    <w:rsid w:val="00493CC5"/>
    <w:rsid w:val="00494570"/>
    <w:rsid w:val="00494F93"/>
    <w:rsid w:val="004954A4"/>
    <w:rsid w:val="004956CA"/>
    <w:rsid w:val="004957D9"/>
    <w:rsid w:val="00495A32"/>
    <w:rsid w:val="00495B64"/>
    <w:rsid w:val="0049700D"/>
    <w:rsid w:val="004A17ED"/>
    <w:rsid w:val="004A1DD9"/>
    <w:rsid w:val="004A27C4"/>
    <w:rsid w:val="004A3140"/>
    <w:rsid w:val="004A3B2A"/>
    <w:rsid w:val="004A4CFB"/>
    <w:rsid w:val="004A4E6F"/>
    <w:rsid w:val="004A55FF"/>
    <w:rsid w:val="004A68DC"/>
    <w:rsid w:val="004A7142"/>
    <w:rsid w:val="004A7199"/>
    <w:rsid w:val="004B029F"/>
    <w:rsid w:val="004B07C4"/>
    <w:rsid w:val="004B0C7A"/>
    <w:rsid w:val="004B1143"/>
    <w:rsid w:val="004B1198"/>
    <w:rsid w:val="004B1A0A"/>
    <w:rsid w:val="004B1BF6"/>
    <w:rsid w:val="004B4511"/>
    <w:rsid w:val="004B4FD3"/>
    <w:rsid w:val="004B5CCF"/>
    <w:rsid w:val="004B5E05"/>
    <w:rsid w:val="004B6007"/>
    <w:rsid w:val="004B6363"/>
    <w:rsid w:val="004B6A0E"/>
    <w:rsid w:val="004B72F7"/>
    <w:rsid w:val="004B79FE"/>
    <w:rsid w:val="004C058E"/>
    <w:rsid w:val="004C1CB9"/>
    <w:rsid w:val="004C2141"/>
    <w:rsid w:val="004C252B"/>
    <w:rsid w:val="004C338E"/>
    <w:rsid w:val="004C66CB"/>
    <w:rsid w:val="004C7664"/>
    <w:rsid w:val="004D003F"/>
    <w:rsid w:val="004D0BCA"/>
    <w:rsid w:val="004D136D"/>
    <w:rsid w:val="004D17C6"/>
    <w:rsid w:val="004D5354"/>
    <w:rsid w:val="004E0E76"/>
    <w:rsid w:val="004E23FA"/>
    <w:rsid w:val="004E291F"/>
    <w:rsid w:val="004E3605"/>
    <w:rsid w:val="004E3D98"/>
    <w:rsid w:val="004E4F97"/>
    <w:rsid w:val="004E77A4"/>
    <w:rsid w:val="004F1D0C"/>
    <w:rsid w:val="004F2C04"/>
    <w:rsid w:val="004F4D74"/>
    <w:rsid w:val="004F568C"/>
    <w:rsid w:val="004F5949"/>
    <w:rsid w:val="004F5D07"/>
    <w:rsid w:val="004F5F7A"/>
    <w:rsid w:val="004F6A0B"/>
    <w:rsid w:val="00501045"/>
    <w:rsid w:val="0050148B"/>
    <w:rsid w:val="005016F2"/>
    <w:rsid w:val="00501B84"/>
    <w:rsid w:val="005021B5"/>
    <w:rsid w:val="00507BEB"/>
    <w:rsid w:val="00512370"/>
    <w:rsid w:val="00512E9C"/>
    <w:rsid w:val="00513BAD"/>
    <w:rsid w:val="005142F5"/>
    <w:rsid w:val="005144BE"/>
    <w:rsid w:val="00514991"/>
    <w:rsid w:val="00515D1D"/>
    <w:rsid w:val="00515FED"/>
    <w:rsid w:val="00521133"/>
    <w:rsid w:val="005214FD"/>
    <w:rsid w:val="00521706"/>
    <w:rsid w:val="00521B39"/>
    <w:rsid w:val="005221AC"/>
    <w:rsid w:val="005226E4"/>
    <w:rsid w:val="005241A2"/>
    <w:rsid w:val="0052658A"/>
    <w:rsid w:val="00532C2B"/>
    <w:rsid w:val="00533BFB"/>
    <w:rsid w:val="00534625"/>
    <w:rsid w:val="00534697"/>
    <w:rsid w:val="00536923"/>
    <w:rsid w:val="00537064"/>
    <w:rsid w:val="005405B1"/>
    <w:rsid w:val="00540BAF"/>
    <w:rsid w:val="0054179B"/>
    <w:rsid w:val="005417DC"/>
    <w:rsid w:val="00543230"/>
    <w:rsid w:val="0054324C"/>
    <w:rsid w:val="00543A4E"/>
    <w:rsid w:val="0054494D"/>
    <w:rsid w:val="00545ACA"/>
    <w:rsid w:val="00546F43"/>
    <w:rsid w:val="005474E4"/>
    <w:rsid w:val="005505DE"/>
    <w:rsid w:val="005523D7"/>
    <w:rsid w:val="00552A5E"/>
    <w:rsid w:val="00552B02"/>
    <w:rsid w:val="00552DC1"/>
    <w:rsid w:val="005533DB"/>
    <w:rsid w:val="00553CB5"/>
    <w:rsid w:val="00554008"/>
    <w:rsid w:val="00555DAB"/>
    <w:rsid w:val="00557C5A"/>
    <w:rsid w:val="00557D89"/>
    <w:rsid w:val="00561827"/>
    <w:rsid w:val="00561C36"/>
    <w:rsid w:val="005628EF"/>
    <w:rsid w:val="0056363D"/>
    <w:rsid w:val="00563C57"/>
    <w:rsid w:val="00564726"/>
    <w:rsid w:val="00566670"/>
    <w:rsid w:val="005701B9"/>
    <w:rsid w:val="00571C36"/>
    <w:rsid w:val="00572212"/>
    <w:rsid w:val="005724C9"/>
    <w:rsid w:val="00573826"/>
    <w:rsid w:val="00575889"/>
    <w:rsid w:val="0057616F"/>
    <w:rsid w:val="005775C0"/>
    <w:rsid w:val="00577761"/>
    <w:rsid w:val="00577AC6"/>
    <w:rsid w:val="00577DD1"/>
    <w:rsid w:val="00580E85"/>
    <w:rsid w:val="00580F40"/>
    <w:rsid w:val="00581B1F"/>
    <w:rsid w:val="00582794"/>
    <w:rsid w:val="005832D3"/>
    <w:rsid w:val="005846F0"/>
    <w:rsid w:val="00584EFF"/>
    <w:rsid w:val="00585ADF"/>
    <w:rsid w:val="00585E39"/>
    <w:rsid w:val="0058740E"/>
    <w:rsid w:val="005902C4"/>
    <w:rsid w:val="00590B7F"/>
    <w:rsid w:val="00591CBB"/>
    <w:rsid w:val="005925C9"/>
    <w:rsid w:val="00592925"/>
    <w:rsid w:val="00592F9F"/>
    <w:rsid w:val="00593671"/>
    <w:rsid w:val="00593833"/>
    <w:rsid w:val="005938A7"/>
    <w:rsid w:val="00593F0E"/>
    <w:rsid w:val="00593F2A"/>
    <w:rsid w:val="00594ACD"/>
    <w:rsid w:val="00594AF1"/>
    <w:rsid w:val="00596021"/>
    <w:rsid w:val="00596411"/>
    <w:rsid w:val="00596B4C"/>
    <w:rsid w:val="005A0236"/>
    <w:rsid w:val="005A0453"/>
    <w:rsid w:val="005A049F"/>
    <w:rsid w:val="005A07F3"/>
    <w:rsid w:val="005A08EE"/>
    <w:rsid w:val="005A0BD0"/>
    <w:rsid w:val="005A0CA0"/>
    <w:rsid w:val="005A2344"/>
    <w:rsid w:val="005A3361"/>
    <w:rsid w:val="005A3508"/>
    <w:rsid w:val="005A69FE"/>
    <w:rsid w:val="005A6D2D"/>
    <w:rsid w:val="005A75B8"/>
    <w:rsid w:val="005B1E8A"/>
    <w:rsid w:val="005B2382"/>
    <w:rsid w:val="005B4B86"/>
    <w:rsid w:val="005B64CA"/>
    <w:rsid w:val="005B73B1"/>
    <w:rsid w:val="005B7BA6"/>
    <w:rsid w:val="005C0A09"/>
    <w:rsid w:val="005C0F02"/>
    <w:rsid w:val="005C1997"/>
    <w:rsid w:val="005C2A82"/>
    <w:rsid w:val="005C7930"/>
    <w:rsid w:val="005C7F3D"/>
    <w:rsid w:val="005D2061"/>
    <w:rsid w:val="005D244B"/>
    <w:rsid w:val="005D27A3"/>
    <w:rsid w:val="005D2F21"/>
    <w:rsid w:val="005D474A"/>
    <w:rsid w:val="005D58EA"/>
    <w:rsid w:val="005D6DE3"/>
    <w:rsid w:val="005D7FB3"/>
    <w:rsid w:val="005E037D"/>
    <w:rsid w:val="005E1055"/>
    <w:rsid w:val="005E2DD8"/>
    <w:rsid w:val="005E2EE1"/>
    <w:rsid w:val="005E34E6"/>
    <w:rsid w:val="005E3DE7"/>
    <w:rsid w:val="005E47CE"/>
    <w:rsid w:val="005E541B"/>
    <w:rsid w:val="005E5C56"/>
    <w:rsid w:val="005E5D0B"/>
    <w:rsid w:val="005E6D37"/>
    <w:rsid w:val="005E75A6"/>
    <w:rsid w:val="005F1AE0"/>
    <w:rsid w:val="005F237E"/>
    <w:rsid w:val="005F2758"/>
    <w:rsid w:val="005F5E6A"/>
    <w:rsid w:val="005F6899"/>
    <w:rsid w:val="005F7EB5"/>
    <w:rsid w:val="006000AB"/>
    <w:rsid w:val="00600735"/>
    <w:rsid w:val="00600E2A"/>
    <w:rsid w:val="00602BD1"/>
    <w:rsid w:val="00603139"/>
    <w:rsid w:val="0060330C"/>
    <w:rsid w:val="00603B5A"/>
    <w:rsid w:val="00603CA0"/>
    <w:rsid w:val="0060577D"/>
    <w:rsid w:val="00605AD5"/>
    <w:rsid w:val="00606474"/>
    <w:rsid w:val="0060673C"/>
    <w:rsid w:val="00606961"/>
    <w:rsid w:val="00610677"/>
    <w:rsid w:val="006114C9"/>
    <w:rsid w:val="00612919"/>
    <w:rsid w:val="00613616"/>
    <w:rsid w:val="0061384F"/>
    <w:rsid w:val="00613E31"/>
    <w:rsid w:val="00613FF6"/>
    <w:rsid w:val="0061478C"/>
    <w:rsid w:val="00615198"/>
    <w:rsid w:val="00616097"/>
    <w:rsid w:val="00616E8F"/>
    <w:rsid w:val="00617548"/>
    <w:rsid w:val="006177A2"/>
    <w:rsid w:val="00622C15"/>
    <w:rsid w:val="0062402C"/>
    <w:rsid w:val="006250EF"/>
    <w:rsid w:val="00625762"/>
    <w:rsid w:val="006257B3"/>
    <w:rsid w:val="00632C05"/>
    <w:rsid w:val="00633002"/>
    <w:rsid w:val="006338FF"/>
    <w:rsid w:val="00634A63"/>
    <w:rsid w:val="00635AEC"/>
    <w:rsid w:val="00635B4E"/>
    <w:rsid w:val="00637B9E"/>
    <w:rsid w:val="0064021E"/>
    <w:rsid w:val="00641082"/>
    <w:rsid w:val="006431B9"/>
    <w:rsid w:val="006446B3"/>
    <w:rsid w:val="0064494C"/>
    <w:rsid w:val="006468D0"/>
    <w:rsid w:val="00646EA9"/>
    <w:rsid w:val="0064765E"/>
    <w:rsid w:val="00647A24"/>
    <w:rsid w:val="0065099A"/>
    <w:rsid w:val="00650D77"/>
    <w:rsid w:val="00651599"/>
    <w:rsid w:val="00655ED4"/>
    <w:rsid w:val="00656241"/>
    <w:rsid w:val="006562E6"/>
    <w:rsid w:val="006567BE"/>
    <w:rsid w:val="00656C30"/>
    <w:rsid w:val="00656ED5"/>
    <w:rsid w:val="0065740A"/>
    <w:rsid w:val="006576F9"/>
    <w:rsid w:val="00660E36"/>
    <w:rsid w:val="0066172B"/>
    <w:rsid w:val="00662697"/>
    <w:rsid w:val="00663C00"/>
    <w:rsid w:val="0066718B"/>
    <w:rsid w:val="00667500"/>
    <w:rsid w:val="00667E11"/>
    <w:rsid w:val="00667F89"/>
    <w:rsid w:val="006708AC"/>
    <w:rsid w:val="00671454"/>
    <w:rsid w:val="00671612"/>
    <w:rsid w:val="006729A8"/>
    <w:rsid w:val="00673C61"/>
    <w:rsid w:val="00673EAB"/>
    <w:rsid w:val="00675EB1"/>
    <w:rsid w:val="0067649B"/>
    <w:rsid w:val="00676562"/>
    <w:rsid w:val="00676D0E"/>
    <w:rsid w:val="00676FD0"/>
    <w:rsid w:val="00680FE4"/>
    <w:rsid w:val="00681D3F"/>
    <w:rsid w:val="00682B9E"/>
    <w:rsid w:val="00683D58"/>
    <w:rsid w:val="00683DE1"/>
    <w:rsid w:val="006848B2"/>
    <w:rsid w:val="0069013A"/>
    <w:rsid w:val="0069095F"/>
    <w:rsid w:val="00691080"/>
    <w:rsid w:val="006926DF"/>
    <w:rsid w:val="00693B5C"/>
    <w:rsid w:val="006946B0"/>
    <w:rsid w:val="00695CEB"/>
    <w:rsid w:val="006965C1"/>
    <w:rsid w:val="006A0360"/>
    <w:rsid w:val="006A087B"/>
    <w:rsid w:val="006A1BC5"/>
    <w:rsid w:val="006A1BCA"/>
    <w:rsid w:val="006A1F7C"/>
    <w:rsid w:val="006A2AAB"/>
    <w:rsid w:val="006A314D"/>
    <w:rsid w:val="006A3453"/>
    <w:rsid w:val="006A3ACD"/>
    <w:rsid w:val="006A5C4D"/>
    <w:rsid w:val="006A6364"/>
    <w:rsid w:val="006A651B"/>
    <w:rsid w:val="006A660D"/>
    <w:rsid w:val="006A7BBB"/>
    <w:rsid w:val="006B0DFD"/>
    <w:rsid w:val="006B20DA"/>
    <w:rsid w:val="006B33AB"/>
    <w:rsid w:val="006B3657"/>
    <w:rsid w:val="006B3EC6"/>
    <w:rsid w:val="006B466E"/>
    <w:rsid w:val="006B4DBC"/>
    <w:rsid w:val="006B4F73"/>
    <w:rsid w:val="006B6364"/>
    <w:rsid w:val="006B6950"/>
    <w:rsid w:val="006B6AA4"/>
    <w:rsid w:val="006B6D4B"/>
    <w:rsid w:val="006B6E67"/>
    <w:rsid w:val="006B6FDA"/>
    <w:rsid w:val="006B7412"/>
    <w:rsid w:val="006B7F7F"/>
    <w:rsid w:val="006C05C6"/>
    <w:rsid w:val="006C27F3"/>
    <w:rsid w:val="006C40BE"/>
    <w:rsid w:val="006C4D94"/>
    <w:rsid w:val="006C6901"/>
    <w:rsid w:val="006C7039"/>
    <w:rsid w:val="006C7592"/>
    <w:rsid w:val="006D176B"/>
    <w:rsid w:val="006D18E7"/>
    <w:rsid w:val="006D206D"/>
    <w:rsid w:val="006D4307"/>
    <w:rsid w:val="006D481F"/>
    <w:rsid w:val="006D52B7"/>
    <w:rsid w:val="006D5985"/>
    <w:rsid w:val="006D5E78"/>
    <w:rsid w:val="006D6AA6"/>
    <w:rsid w:val="006D76C1"/>
    <w:rsid w:val="006D7C27"/>
    <w:rsid w:val="006E0467"/>
    <w:rsid w:val="006E11F2"/>
    <w:rsid w:val="006E2090"/>
    <w:rsid w:val="006E39A7"/>
    <w:rsid w:val="006E3B2A"/>
    <w:rsid w:val="006E3E3A"/>
    <w:rsid w:val="006E45BE"/>
    <w:rsid w:val="006E479A"/>
    <w:rsid w:val="006E520D"/>
    <w:rsid w:val="006E5E4E"/>
    <w:rsid w:val="006E7425"/>
    <w:rsid w:val="006E7467"/>
    <w:rsid w:val="006F0EE7"/>
    <w:rsid w:val="006F2693"/>
    <w:rsid w:val="006F2FA4"/>
    <w:rsid w:val="006F31F3"/>
    <w:rsid w:val="006F36A2"/>
    <w:rsid w:val="006F4A34"/>
    <w:rsid w:val="006F516C"/>
    <w:rsid w:val="006F5C2B"/>
    <w:rsid w:val="006F7913"/>
    <w:rsid w:val="006F7CA7"/>
    <w:rsid w:val="007006CF"/>
    <w:rsid w:val="00701B99"/>
    <w:rsid w:val="00707880"/>
    <w:rsid w:val="00711B13"/>
    <w:rsid w:val="00711CE9"/>
    <w:rsid w:val="00713DA6"/>
    <w:rsid w:val="007147E9"/>
    <w:rsid w:val="0071492D"/>
    <w:rsid w:val="00714AA5"/>
    <w:rsid w:val="00714C4D"/>
    <w:rsid w:val="00714DE4"/>
    <w:rsid w:val="00716FA6"/>
    <w:rsid w:val="00717DDF"/>
    <w:rsid w:val="00720976"/>
    <w:rsid w:val="007209E4"/>
    <w:rsid w:val="00720DCA"/>
    <w:rsid w:val="00722F43"/>
    <w:rsid w:val="00723DD8"/>
    <w:rsid w:val="00723E05"/>
    <w:rsid w:val="00724763"/>
    <w:rsid w:val="00726F08"/>
    <w:rsid w:val="00727402"/>
    <w:rsid w:val="007307E8"/>
    <w:rsid w:val="00730C52"/>
    <w:rsid w:val="00731341"/>
    <w:rsid w:val="00733B4A"/>
    <w:rsid w:val="00734F5A"/>
    <w:rsid w:val="00735674"/>
    <w:rsid w:val="007358BC"/>
    <w:rsid w:val="00736461"/>
    <w:rsid w:val="00736C6E"/>
    <w:rsid w:val="00737C3C"/>
    <w:rsid w:val="00740786"/>
    <w:rsid w:val="00740FB7"/>
    <w:rsid w:val="00742196"/>
    <w:rsid w:val="00743C7B"/>
    <w:rsid w:val="0074609A"/>
    <w:rsid w:val="007465E2"/>
    <w:rsid w:val="0074753E"/>
    <w:rsid w:val="007477E7"/>
    <w:rsid w:val="00750517"/>
    <w:rsid w:val="00751386"/>
    <w:rsid w:val="00751EF6"/>
    <w:rsid w:val="007523F4"/>
    <w:rsid w:val="0075267B"/>
    <w:rsid w:val="00753C87"/>
    <w:rsid w:val="00756692"/>
    <w:rsid w:val="00756CA6"/>
    <w:rsid w:val="00757842"/>
    <w:rsid w:val="00762EA4"/>
    <w:rsid w:val="00763EB3"/>
    <w:rsid w:val="00764063"/>
    <w:rsid w:val="007640C4"/>
    <w:rsid w:val="00764280"/>
    <w:rsid w:val="0076512F"/>
    <w:rsid w:val="00765F54"/>
    <w:rsid w:val="007660B7"/>
    <w:rsid w:val="00766ED3"/>
    <w:rsid w:val="0076780E"/>
    <w:rsid w:val="00771635"/>
    <w:rsid w:val="007717AD"/>
    <w:rsid w:val="0077232F"/>
    <w:rsid w:val="0077262D"/>
    <w:rsid w:val="00773029"/>
    <w:rsid w:val="0077479B"/>
    <w:rsid w:val="00774EA5"/>
    <w:rsid w:val="007750B2"/>
    <w:rsid w:val="007752E3"/>
    <w:rsid w:val="00775D49"/>
    <w:rsid w:val="00777602"/>
    <w:rsid w:val="00777B97"/>
    <w:rsid w:val="00780142"/>
    <w:rsid w:val="00780A1D"/>
    <w:rsid w:val="00780ADA"/>
    <w:rsid w:val="00780D85"/>
    <w:rsid w:val="007814B8"/>
    <w:rsid w:val="00782438"/>
    <w:rsid w:val="007828C6"/>
    <w:rsid w:val="00783280"/>
    <w:rsid w:val="00783743"/>
    <w:rsid w:val="007856EE"/>
    <w:rsid w:val="00785788"/>
    <w:rsid w:val="00785920"/>
    <w:rsid w:val="00785F18"/>
    <w:rsid w:val="00786115"/>
    <w:rsid w:val="00787FBB"/>
    <w:rsid w:val="0079290F"/>
    <w:rsid w:val="00792EA2"/>
    <w:rsid w:val="00793122"/>
    <w:rsid w:val="00793A6C"/>
    <w:rsid w:val="00794B32"/>
    <w:rsid w:val="00795A49"/>
    <w:rsid w:val="007967F2"/>
    <w:rsid w:val="0079709E"/>
    <w:rsid w:val="0079776B"/>
    <w:rsid w:val="007A1ADF"/>
    <w:rsid w:val="007A2847"/>
    <w:rsid w:val="007A428C"/>
    <w:rsid w:val="007A4DD8"/>
    <w:rsid w:val="007A734A"/>
    <w:rsid w:val="007A776F"/>
    <w:rsid w:val="007A7BFB"/>
    <w:rsid w:val="007B01D9"/>
    <w:rsid w:val="007B06D4"/>
    <w:rsid w:val="007B071D"/>
    <w:rsid w:val="007B18E4"/>
    <w:rsid w:val="007B2629"/>
    <w:rsid w:val="007B33E0"/>
    <w:rsid w:val="007B4010"/>
    <w:rsid w:val="007B4DF4"/>
    <w:rsid w:val="007B59C4"/>
    <w:rsid w:val="007B5F51"/>
    <w:rsid w:val="007B748A"/>
    <w:rsid w:val="007B7A70"/>
    <w:rsid w:val="007B7BB0"/>
    <w:rsid w:val="007B7F97"/>
    <w:rsid w:val="007C0B5B"/>
    <w:rsid w:val="007C4A4F"/>
    <w:rsid w:val="007C603C"/>
    <w:rsid w:val="007C719F"/>
    <w:rsid w:val="007D02DB"/>
    <w:rsid w:val="007D1780"/>
    <w:rsid w:val="007D1DFE"/>
    <w:rsid w:val="007D24A2"/>
    <w:rsid w:val="007D3AD8"/>
    <w:rsid w:val="007D4409"/>
    <w:rsid w:val="007D485F"/>
    <w:rsid w:val="007D4A95"/>
    <w:rsid w:val="007D4E59"/>
    <w:rsid w:val="007D6897"/>
    <w:rsid w:val="007D72BB"/>
    <w:rsid w:val="007D7656"/>
    <w:rsid w:val="007E08CF"/>
    <w:rsid w:val="007E0CDC"/>
    <w:rsid w:val="007E0F1F"/>
    <w:rsid w:val="007E3861"/>
    <w:rsid w:val="007E40C1"/>
    <w:rsid w:val="007E4D51"/>
    <w:rsid w:val="007E5DEE"/>
    <w:rsid w:val="007E6EE4"/>
    <w:rsid w:val="007E6F4C"/>
    <w:rsid w:val="007F020E"/>
    <w:rsid w:val="007F11DB"/>
    <w:rsid w:val="007F1B6D"/>
    <w:rsid w:val="007F1EEF"/>
    <w:rsid w:val="007F3796"/>
    <w:rsid w:val="007F3FE7"/>
    <w:rsid w:val="007F41CD"/>
    <w:rsid w:val="007F5060"/>
    <w:rsid w:val="007F5399"/>
    <w:rsid w:val="007F5430"/>
    <w:rsid w:val="007F5684"/>
    <w:rsid w:val="007F7BF9"/>
    <w:rsid w:val="007F7DE5"/>
    <w:rsid w:val="007F7F01"/>
    <w:rsid w:val="007F7F48"/>
    <w:rsid w:val="00800182"/>
    <w:rsid w:val="00801199"/>
    <w:rsid w:val="0080250D"/>
    <w:rsid w:val="008030B7"/>
    <w:rsid w:val="0080367E"/>
    <w:rsid w:val="00803996"/>
    <w:rsid w:val="00803F29"/>
    <w:rsid w:val="00805FEC"/>
    <w:rsid w:val="00806A55"/>
    <w:rsid w:val="008075A4"/>
    <w:rsid w:val="00807C6F"/>
    <w:rsid w:val="00811747"/>
    <w:rsid w:val="0081177B"/>
    <w:rsid w:val="00811810"/>
    <w:rsid w:val="00812108"/>
    <w:rsid w:val="00813A11"/>
    <w:rsid w:val="00815CA8"/>
    <w:rsid w:val="00816567"/>
    <w:rsid w:val="00816606"/>
    <w:rsid w:val="00816DE7"/>
    <w:rsid w:val="00816E55"/>
    <w:rsid w:val="00817934"/>
    <w:rsid w:val="00821AA0"/>
    <w:rsid w:val="00821C9A"/>
    <w:rsid w:val="00826CF5"/>
    <w:rsid w:val="00827F7E"/>
    <w:rsid w:val="008304A1"/>
    <w:rsid w:val="008321C9"/>
    <w:rsid w:val="00832ACD"/>
    <w:rsid w:val="008342A9"/>
    <w:rsid w:val="008342FB"/>
    <w:rsid w:val="00834FD9"/>
    <w:rsid w:val="0083534F"/>
    <w:rsid w:val="008367B0"/>
    <w:rsid w:val="00840916"/>
    <w:rsid w:val="008419EF"/>
    <w:rsid w:val="008431D5"/>
    <w:rsid w:val="008434F5"/>
    <w:rsid w:val="008437A6"/>
    <w:rsid w:val="00844FD2"/>
    <w:rsid w:val="00845619"/>
    <w:rsid w:val="008501C8"/>
    <w:rsid w:val="008518A6"/>
    <w:rsid w:val="00853D49"/>
    <w:rsid w:val="008540ED"/>
    <w:rsid w:val="00856FA1"/>
    <w:rsid w:val="00856FBA"/>
    <w:rsid w:val="00857F4D"/>
    <w:rsid w:val="008601C6"/>
    <w:rsid w:val="00861007"/>
    <w:rsid w:val="00861046"/>
    <w:rsid w:val="008613BA"/>
    <w:rsid w:val="00861731"/>
    <w:rsid w:val="008622A3"/>
    <w:rsid w:val="00864037"/>
    <w:rsid w:val="008642D0"/>
    <w:rsid w:val="008643B8"/>
    <w:rsid w:val="00865B4A"/>
    <w:rsid w:val="0086621B"/>
    <w:rsid w:val="0086744E"/>
    <w:rsid w:val="00867CA9"/>
    <w:rsid w:val="00870DFA"/>
    <w:rsid w:val="00870F65"/>
    <w:rsid w:val="008717DE"/>
    <w:rsid w:val="00873040"/>
    <w:rsid w:val="00873F59"/>
    <w:rsid w:val="008750C4"/>
    <w:rsid w:val="00875897"/>
    <w:rsid w:val="00875B0A"/>
    <w:rsid w:val="0087604B"/>
    <w:rsid w:val="00876323"/>
    <w:rsid w:val="0087686A"/>
    <w:rsid w:val="00880AED"/>
    <w:rsid w:val="00880DAE"/>
    <w:rsid w:val="00881208"/>
    <w:rsid w:val="0088169C"/>
    <w:rsid w:val="0088214A"/>
    <w:rsid w:val="0088474B"/>
    <w:rsid w:val="00885A12"/>
    <w:rsid w:val="00885C4D"/>
    <w:rsid w:val="00886290"/>
    <w:rsid w:val="00886463"/>
    <w:rsid w:val="00887C0F"/>
    <w:rsid w:val="00891902"/>
    <w:rsid w:val="008921F3"/>
    <w:rsid w:val="00893353"/>
    <w:rsid w:val="00893D0B"/>
    <w:rsid w:val="00894C4E"/>
    <w:rsid w:val="0089649F"/>
    <w:rsid w:val="00896CEA"/>
    <w:rsid w:val="008A1212"/>
    <w:rsid w:val="008A1516"/>
    <w:rsid w:val="008A3197"/>
    <w:rsid w:val="008A342A"/>
    <w:rsid w:val="008A4B96"/>
    <w:rsid w:val="008A5768"/>
    <w:rsid w:val="008A5BC2"/>
    <w:rsid w:val="008A70F7"/>
    <w:rsid w:val="008A781B"/>
    <w:rsid w:val="008A7C7C"/>
    <w:rsid w:val="008B0218"/>
    <w:rsid w:val="008B3ADB"/>
    <w:rsid w:val="008B5C9F"/>
    <w:rsid w:val="008B5CE4"/>
    <w:rsid w:val="008B72E4"/>
    <w:rsid w:val="008C0AEA"/>
    <w:rsid w:val="008C3D34"/>
    <w:rsid w:val="008C4155"/>
    <w:rsid w:val="008C5511"/>
    <w:rsid w:val="008C5972"/>
    <w:rsid w:val="008C787B"/>
    <w:rsid w:val="008C7BE2"/>
    <w:rsid w:val="008D0A6C"/>
    <w:rsid w:val="008D2FED"/>
    <w:rsid w:val="008D324B"/>
    <w:rsid w:val="008D33E3"/>
    <w:rsid w:val="008D402A"/>
    <w:rsid w:val="008D685F"/>
    <w:rsid w:val="008D6CEA"/>
    <w:rsid w:val="008E0CDB"/>
    <w:rsid w:val="008E2239"/>
    <w:rsid w:val="008E2564"/>
    <w:rsid w:val="008E3481"/>
    <w:rsid w:val="008E48C4"/>
    <w:rsid w:val="008E49D5"/>
    <w:rsid w:val="008E65A7"/>
    <w:rsid w:val="008E7FFC"/>
    <w:rsid w:val="008F07FC"/>
    <w:rsid w:val="008F0DC5"/>
    <w:rsid w:val="008F16BA"/>
    <w:rsid w:val="008F20E7"/>
    <w:rsid w:val="008F21EA"/>
    <w:rsid w:val="008F2BA2"/>
    <w:rsid w:val="008F4328"/>
    <w:rsid w:val="008F4EBD"/>
    <w:rsid w:val="008F61F5"/>
    <w:rsid w:val="008F671C"/>
    <w:rsid w:val="008F6AC8"/>
    <w:rsid w:val="008F6B7E"/>
    <w:rsid w:val="009004C9"/>
    <w:rsid w:val="009005AC"/>
    <w:rsid w:val="00900930"/>
    <w:rsid w:val="0090132C"/>
    <w:rsid w:val="00901A32"/>
    <w:rsid w:val="00903A2A"/>
    <w:rsid w:val="00906E2B"/>
    <w:rsid w:val="00907A13"/>
    <w:rsid w:val="00907E98"/>
    <w:rsid w:val="0091085C"/>
    <w:rsid w:val="00910EE7"/>
    <w:rsid w:val="009114D1"/>
    <w:rsid w:val="009119AE"/>
    <w:rsid w:val="00911E83"/>
    <w:rsid w:val="009129FB"/>
    <w:rsid w:val="00912AD5"/>
    <w:rsid w:val="00912D1C"/>
    <w:rsid w:val="00915077"/>
    <w:rsid w:val="009152D4"/>
    <w:rsid w:val="00917EEE"/>
    <w:rsid w:val="0092265C"/>
    <w:rsid w:val="0092280D"/>
    <w:rsid w:val="00923575"/>
    <w:rsid w:val="009237E8"/>
    <w:rsid w:val="009256C2"/>
    <w:rsid w:val="00925DC8"/>
    <w:rsid w:val="00926FB8"/>
    <w:rsid w:val="0093150C"/>
    <w:rsid w:val="00932F91"/>
    <w:rsid w:val="009333FF"/>
    <w:rsid w:val="00933DCB"/>
    <w:rsid w:val="0093442D"/>
    <w:rsid w:val="00934B8A"/>
    <w:rsid w:val="00936AA2"/>
    <w:rsid w:val="009377F4"/>
    <w:rsid w:val="00937CDF"/>
    <w:rsid w:val="0094096C"/>
    <w:rsid w:val="00941609"/>
    <w:rsid w:val="00941B05"/>
    <w:rsid w:val="00941FB2"/>
    <w:rsid w:val="00942566"/>
    <w:rsid w:val="0094335C"/>
    <w:rsid w:val="009434BF"/>
    <w:rsid w:val="009437EA"/>
    <w:rsid w:val="00943C33"/>
    <w:rsid w:val="00945350"/>
    <w:rsid w:val="009455DD"/>
    <w:rsid w:val="0094636C"/>
    <w:rsid w:val="00951C68"/>
    <w:rsid w:val="00951E9F"/>
    <w:rsid w:val="009525DC"/>
    <w:rsid w:val="00952C41"/>
    <w:rsid w:val="00960099"/>
    <w:rsid w:val="00960C6C"/>
    <w:rsid w:val="00960CB8"/>
    <w:rsid w:val="00961D02"/>
    <w:rsid w:val="00961E9D"/>
    <w:rsid w:val="00961F54"/>
    <w:rsid w:val="00962CE2"/>
    <w:rsid w:val="00962E07"/>
    <w:rsid w:val="00963196"/>
    <w:rsid w:val="00965EF9"/>
    <w:rsid w:val="00966FF0"/>
    <w:rsid w:val="00970FAC"/>
    <w:rsid w:val="00971B95"/>
    <w:rsid w:val="009730D6"/>
    <w:rsid w:val="009732AA"/>
    <w:rsid w:val="009736CE"/>
    <w:rsid w:val="009740CE"/>
    <w:rsid w:val="00976305"/>
    <w:rsid w:val="009763AE"/>
    <w:rsid w:val="00976728"/>
    <w:rsid w:val="00977648"/>
    <w:rsid w:val="00980C10"/>
    <w:rsid w:val="00980D4B"/>
    <w:rsid w:val="0098172B"/>
    <w:rsid w:val="00982076"/>
    <w:rsid w:val="009828F0"/>
    <w:rsid w:val="0098499C"/>
    <w:rsid w:val="00984F1F"/>
    <w:rsid w:val="00986D27"/>
    <w:rsid w:val="00987169"/>
    <w:rsid w:val="00992B78"/>
    <w:rsid w:val="00992C5C"/>
    <w:rsid w:val="0099320B"/>
    <w:rsid w:val="00993D00"/>
    <w:rsid w:val="009954F0"/>
    <w:rsid w:val="00995A64"/>
    <w:rsid w:val="00996C9F"/>
    <w:rsid w:val="00997976"/>
    <w:rsid w:val="009A0950"/>
    <w:rsid w:val="009A0D8E"/>
    <w:rsid w:val="009A0E35"/>
    <w:rsid w:val="009A1CBA"/>
    <w:rsid w:val="009A2559"/>
    <w:rsid w:val="009A2D0E"/>
    <w:rsid w:val="009A321D"/>
    <w:rsid w:val="009A36B4"/>
    <w:rsid w:val="009A45A2"/>
    <w:rsid w:val="009A534B"/>
    <w:rsid w:val="009A5DA4"/>
    <w:rsid w:val="009A5F3E"/>
    <w:rsid w:val="009A7BF8"/>
    <w:rsid w:val="009A7CF3"/>
    <w:rsid w:val="009B0A42"/>
    <w:rsid w:val="009B0B34"/>
    <w:rsid w:val="009B11AE"/>
    <w:rsid w:val="009B56D3"/>
    <w:rsid w:val="009B6D62"/>
    <w:rsid w:val="009C09FA"/>
    <w:rsid w:val="009C0E2F"/>
    <w:rsid w:val="009C1B4C"/>
    <w:rsid w:val="009C2719"/>
    <w:rsid w:val="009C5B12"/>
    <w:rsid w:val="009C5D68"/>
    <w:rsid w:val="009C637B"/>
    <w:rsid w:val="009C6808"/>
    <w:rsid w:val="009C683F"/>
    <w:rsid w:val="009C7DEC"/>
    <w:rsid w:val="009D0DB7"/>
    <w:rsid w:val="009D172B"/>
    <w:rsid w:val="009D18EC"/>
    <w:rsid w:val="009D19D5"/>
    <w:rsid w:val="009D3E01"/>
    <w:rsid w:val="009D4B64"/>
    <w:rsid w:val="009D606B"/>
    <w:rsid w:val="009D66DC"/>
    <w:rsid w:val="009D73FD"/>
    <w:rsid w:val="009D765C"/>
    <w:rsid w:val="009E01C4"/>
    <w:rsid w:val="009E1062"/>
    <w:rsid w:val="009E12D0"/>
    <w:rsid w:val="009E1C73"/>
    <w:rsid w:val="009E256B"/>
    <w:rsid w:val="009E306D"/>
    <w:rsid w:val="009E3392"/>
    <w:rsid w:val="009E3FA2"/>
    <w:rsid w:val="009E431C"/>
    <w:rsid w:val="009E6471"/>
    <w:rsid w:val="009E6918"/>
    <w:rsid w:val="009F0121"/>
    <w:rsid w:val="009F05A8"/>
    <w:rsid w:val="009F1704"/>
    <w:rsid w:val="009F337C"/>
    <w:rsid w:val="009F44DB"/>
    <w:rsid w:val="009F50BC"/>
    <w:rsid w:val="009F590A"/>
    <w:rsid w:val="009F65AA"/>
    <w:rsid w:val="009F66BF"/>
    <w:rsid w:val="009F6DEA"/>
    <w:rsid w:val="009F75E2"/>
    <w:rsid w:val="00A00740"/>
    <w:rsid w:val="00A03CB7"/>
    <w:rsid w:val="00A04305"/>
    <w:rsid w:val="00A04347"/>
    <w:rsid w:val="00A050CF"/>
    <w:rsid w:val="00A0566E"/>
    <w:rsid w:val="00A05D25"/>
    <w:rsid w:val="00A06381"/>
    <w:rsid w:val="00A0653A"/>
    <w:rsid w:val="00A06F5A"/>
    <w:rsid w:val="00A0742F"/>
    <w:rsid w:val="00A074D4"/>
    <w:rsid w:val="00A10620"/>
    <w:rsid w:val="00A10C6F"/>
    <w:rsid w:val="00A1151A"/>
    <w:rsid w:val="00A11E44"/>
    <w:rsid w:val="00A1334F"/>
    <w:rsid w:val="00A138F4"/>
    <w:rsid w:val="00A1542C"/>
    <w:rsid w:val="00A154D8"/>
    <w:rsid w:val="00A15CE8"/>
    <w:rsid w:val="00A1700A"/>
    <w:rsid w:val="00A205E6"/>
    <w:rsid w:val="00A207B4"/>
    <w:rsid w:val="00A218A1"/>
    <w:rsid w:val="00A220F7"/>
    <w:rsid w:val="00A222F4"/>
    <w:rsid w:val="00A23880"/>
    <w:rsid w:val="00A251A1"/>
    <w:rsid w:val="00A261F9"/>
    <w:rsid w:val="00A266A5"/>
    <w:rsid w:val="00A26C43"/>
    <w:rsid w:val="00A27E55"/>
    <w:rsid w:val="00A308D8"/>
    <w:rsid w:val="00A30AC8"/>
    <w:rsid w:val="00A3187B"/>
    <w:rsid w:val="00A31D42"/>
    <w:rsid w:val="00A321A1"/>
    <w:rsid w:val="00A32DEB"/>
    <w:rsid w:val="00A35137"/>
    <w:rsid w:val="00A35DAA"/>
    <w:rsid w:val="00A35F89"/>
    <w:rsid w:val="00A36677"/>
    <w:rsid w:val="00A4010E"/>
    <w:rsid w:val="00A40BCE"/>
    <w:rsid w:val="00A41964"/>
    <w:rsid w:val="00A4296F"/>
    <w:rsid w:val="00A4320D"/>
    <w:rsid w:val="00A444F8"/>
    <w:rsid w:val="00A44EEB"/>
    <w:rsid w:val="00A469C8"/>
    <w:rsid w:val="00A47E97"/>
    <w:rsid w:val="00A50972"/>
    <w:rsid w:val="00A51255"/>
    <w:rsid w:val="00A51418"/>
    <w:rsid w:val="00A521AE"/>
    <w:rsid w:val="00A539E2"/>
    <w:rsid w:val="00A5758E"/>
    <w:rsid w:val="00A60731"/>
    <w:rsid w:val="00A60A17"/>
    <w:rsid w:val="00A61603"/>
    <w:rsid w:val="00A617E8"/>
    <w:rsid w:val="00A61BB0"/>
    <w:rsid w:val="00A62E91"/>
    <w:rsid w:val="00A630C5"/>
    <w:rsid w:val="00A63102"/>
    <w:rsid w:val="00A63353"/>
    <w:rsid w:val="00A64322"/>
    <w:rsid w:val="00A65CE9"/>
    <w:rsid w:val="00A6609B"/>
    <w:rsid w:val="00A673EB"/>
    <w:rsid w:val="00A70559"/>
    <w:rsid w:val="00A7181E"/>
    <w:rsid w:val="00A72715"/>
    <w:rsid w:val="00A72887"/>
    <w:rsid w:val="00A72A2C"/>
    <w:rsid w:val="00A730CE"/>
    <w:rsid w:val="00A7361F"/>
    <w:rsid w:val="00A74EA7"/>
    <w:rsid w:val="00A75118"/>
    <w:rsid w:val="00A754CA"/>
    <w:rsid w:val="00A77060"/>
    <w:rsid w:val="00A7752C"/>
    <w:rsid w:val="00A80367"/>
    <w:rsid w:val="00A80861"/>
    <w:rsid w:val="00A80EF4"/>
    <w:rsid w:val="00A81A99"/>
    <w:rsid w:val="00A8373B"/>
    <w:rsid w:val="00A8406F"/>
    <w:rsid w:val="00A85A26"/>
    <w:rsid w:val="00A866EB"/>
    <w:rsid w:val="00A9176E"/>
    <w:rsid w:val="00A91F3F"/>
    <w:rsid w:val="00A92270"/>
    <w:rsid w:val="00A960A0"/>
    <w:rsid w:val="00A961C3"/>
    <w:rsid w:val="00A97E87"/>
    <w:rsid w:val="00AA13F4"/>
    <w:rsid w:val="00AA16BF"/>
    <w:rsid w:val="00AA1775"/>
    <w:rsid w:val="00AA1CDF"/>
    <w:rsid w:val="00AA4561"/>
    <w:rsid w:val="00AA4802"/>
    <w:rsid w:val="00AA5A91"/>
    <w:rsid w:val="00AA5B85"/>
    <w:rsid w:val="00AA7207"/>
    <w:rsid w:val="00AA74F1"/>
    <w:rsid w:val="00AB14A1"/>
    <w:rsid w:val="00AB3DC9"/>
    <w:rsid w:val="00AB401D"/>
    <w:rsid w:val="00AB4904"/>
    <w:rsid w:val="00AB54C3"/>
    <w:rsid w:val="00AB5570"/>
    <w:rsid w:val="00AB564C"/>
    <w:rsid w:val="00AB5F06"/>
    <w:rsid w:val="00AB66E3"/>
    <w:rsid w:val="00AB7E0F"/>
    <w:rsid w:val="00AC0006"/>
    <w:rsid w:val="00AC3566"/>
    <w:rsid w:val="00AC6574"/>
    <w:rsid w:val="00AC799F"/>
    <w:rsid w:val="00AC7A59"/>
    <w:rsid w:val="00AD053F"/>
    <w:rsid w:val="00AD0C21"/>
    <w:rsid w:val="00AD1CDA"/>
    <w:rsid w:val="00AD1F59"/>
    <w:rsid w:val="00AD2475"/>
    <w:rsid w:val="00AD264D"/>
    <w:rsid w:val="00AD353D"/>
    <w:rsid w:val="00AD3597"/>
    <w:rsid w:val="00AD3811"/>
    <w:rsid w:val="00AD450E"/>
    <w:rsid w:val="00AE04D6"/>
    <w:rsid w:val="00AE15CE"/>
    <w:rsid w:val="00AE209E"/>
    <w:rsid w:val="00AE227F"/>
    <w:rsid w:val="00AE3730"/>
    <w:rsid w:val="00AE3853"/>
    <w:rsid w:val="00AE5E3F"/>
    <w:rsid w:val="00AE67F3"/>
    <w:rsid w:val="00AE72E4"/>
    <w:rsid w:val="00AE7EF2"/>
    <w:rsid w:val="00AE7F9B"/>
    <w:rsid w:val="00AF314C"/>
    <w:rsid w:val="00AF4C0B"/>
    <w:rsid w:val="00AF663D"/>
    <w:rsid w:val="00AF6BD9"/>
    <w:rsid w:val="00B0141D"/>
    <w:rsid w:val="00B02040"/>
    <w:rsid w:val="00B020BD"/>
    <w:rsid w:val="00B03170"/>
    <w:rsid w:val="00B03257"/>
    <w:rsid w:val="00B0550C"/>
    <w:rsid w:val="00B065D2"/>
    <w:rsid w:val="00B06CBC"/>
    <w:rsid w:val="00B0723A"/>
    <w:rsid w:val="00B07766"/>
    <w:rsid w:val="00B107E2"/>
    <w:rsid w:val="00B1105A"/>
    <w:rsid w:val="00B1148B"/>
    <w:rsid w:val="00B13EEE"/>
    <w:rsid w:val="00B14A92"/>
    <w:rsid w:val="00B15BF3"/>
    <w:rsid w:val="00B175C7"/>
    <w:rsid w:val="00B20A80"/>
    <w:rsid w:val="00B21E66"/>
    <w:rsid w:val="00B2371B"/>
    <w:rsid w:val="00B23A3C"/>
    <w:rsid w:val="00B25821"/>
    <w:rsid w:val="00B2596F"/>
    <w:rsid w:val="00B262BA"/>
    <w:rsid w:val="00B26BF7"/>
    <w:rsid w:val="00B26C57"/>
    <w:rsid w:val="00B2776D"/>
    <w:rsid w:val="00B27853"/>
    <w:rsid w:val="00B32682"/>
    <w:rsid w:val="00B370B7"/>
    <w:rsid w:val="00B373A4"/>
    <w:rsid w:val="00B37AC4"/>
    <w:rsid w:val="00B37ECE"/>
    <w:rsid w:val="00B409A6"/>
    <w:rsid w:val="00B40EE2"/>
    <w:rsid w:val="00B4443A"/>
    <w:rsid w:val="00B449E5"/>
    <w:rsid w:val="00B4697A"/>
    <w:rsid w:val="00B50F6F"/>
    <w:rsid w:val="00B51EEC"/>
    <w:rsid w:val="00B51F22"/>
    <w:rsid w:val="00B53B32"/>
    <w:rsid w:val="00B545F1"/>
    <w:rsid w:val="00B548D4"/>
    <w:rsid w:val="00B60B72"/>
    <w:rsid w:val="00B60FD4"/>
    <w:rsid w:val="00B635EA"/>
    <w:rsid w:val="00B6497A"/>
    <w:rsid w:val="00B6542F"/>
    <w:rsid w:val="00B67BCD"/>
    <w:rsid w:val="00B67D81"/>
    <w:rsid w:val="00B70C28"/>
    <w:rsid w:val="00B71B67"/>
    <w:rsid w:val="00B71F00"/>
    <w:rsid w:val="00B72C19"/>
    <w:rsid w:val="00B734A1"/>
    <w:rsid w:val="00B754D5"/>
    <w:rsid w:val="00B75F2D"/>
    <w:rsid w:val="00B7670E"/>
    <w:rsid w:val="00B779EC"/>
    <w:rsid w:val="00B80073"/>
    <w:rsid w:val="00B82BA0"/>
    <w:rsid w:val="00B84554"/>
    <w:rsid w:val="00B84DE1"/>
    <w:rsid w:val="00B85B62"/>
    <w:rsid w:val="00B86DB9"/>
    <w:rsid w:val="00B91DE8"/>
    <w:rsid w:val="00B9258F"/>
    <w:rsid w:val="00B92F90"/>
    <w:rsid w:val="00B9309A"/>
    <w:rsid w:val="00B95618"/>
    <w:rsid w:val="00B96163"/>
    <w:rsid w:val="00B96CF2"/>
    <w:rsid w:val="00B974AD"/>
    <w:rsid w:val="00B97E5D"/>
    <w:rsid w:val="00BA2381"/>
    <w:rsid w:val="00BA4320"/>
    <w:rsid w:val="00BA4A78"/>
    <w:rsid w:val="00BA5AC0"/>
    <w:rsid w:val="00BA5FEA"/>
    <w:rsid w:val="00BA6348"/>
    <w:rsid w:val="00BA6B6C"/>
    <w:rsid w:val="00BA6BCA"/>
    <w:rsid w:val="00BA7374"/>
    <w:rsid w:val="00BA7FA3"/>
    <w:rsid w:val="00BB0CCD"/>
    <w:rsid w:val="00BB1621"/>
    <w:rsid w:val="00BB179E"/>
    <w:rsid w:val="00BB1AC5"/>
    <w:rsid w:val="00BB1EC4"/>
    <w:rsid w:val="00BB3891"/>
    <w:rsid w:val="00BB3C49"/>
    <w:rsid w:val="00BB668E"/>
    <w:rsid w:val="00BB699A"/>
    <w:rsid w:val="00BB6CCE"/>
    <w:rsid w:val="00BC00C9"/>
    <w:rsid w:val="00BC21FD"/>
    <w:rsid w:val="00BC29FC"/>
    <w:rsid w:val="00BC3EF1"/>
    <w:rsid w:val="00BC4911"/>
    <w:rsid w:val="00BC5C83"/>
    <w:rsid w:val="00BC640B"/>
    <w:rsid w:val="00BC64B3"/>
    <w:rsid w:val="00BC6D1F"/>
    <w:rsid w:val="00BD0BA6"/>
    <w:rsid w:val="00BD1972"/>
    <w:rsid w:val="00BD205A"/>
    <w:rsid w:val="00BD20A7"/>
    <w:rsid w:val="00BD34E4"/>
    <w:rsid w:val="00BD3AE9"/>
    <w:rsid w:val="00BD42E5"/>
    <w:rsid w:val="00BD4F08"/>
    <w:rsid w:val="00BD7043"/>
    <w:rsid w:val="00BE0011"/>
    <w:rsid w:val="00BE03E0"/>
    <w:rsid w:val="00BE0A3B"/>
    <w:rsid w:val="00BE0D80"/>
    <w:rsid w:val="00BE10F6"/>
    <w:rsid w:val="00BE25D4"/>
    <w:rsid w:val="00BE27AA"/>
    <w:rsid w:val="00BE345A"/>
    <w:rsid w:val="00BE3592"/>
    <w:rsid w:val="00BE383C"/>
    <w:rsid w:val="00BE4012"/>
    <w:rsid w:val="00BE5195"/>
    <w:rsid w:val="00BE5D76"/>
    <w:rsid w:val="00BE66B2"/>
    <w:rsid w:val="00BE695F"/>
    <w:rsid w:val="00BF0B8D"/>
    <w:rsid w:val="00BF29B8"/>
    <w:rsid w:val="00BF3D0D"/>
    <w:rsid w:val="00BF6034"/>
    <w:rsid w:val="00BF641E"/>
    <w:rsid w:val="00BF756E"/>
    <w:rsid w:val="00C0067E"/>
    <w:rsid w:val="00C03CA0"/>
    <w:rsid w:val="00C05591"/>
    <w:rsid w:val="00C0579B"/>
    <w:rsid w:val="00C065C2"/>
    <w:rsid w:val="00C0756F"/>
    <w:rsid w:val="00C104EC"/>
    <w:rsid w:val="00C1233D"/>
    <w:rsid w:val="00C12DDD"/>
    <w:rsid w:val="00C1324E"/>
    <w:rsid w:val="00C14748"/>
    <w:rsid w:val="00C14C47"/>
    <w:rsid w:val="00C15E15"/>
    <w:rsid w:val="00C20599"/>
    <w:rsid w:val="00C20956"/>
    <w:rsid w:val="00C20F9B"/>
    <w:rsid w:val="00C21093"/>
    <w:rsid w:val="00C224A0"/>
    <w:rsid w:val="00C23885"/>
    <w:rsid w:val="00C23E2A"/>
    <w:rsid w:val="00C249C0"/>
    <w:rsid w:val="00C24DF9"/>
    <w:rsid w:val="00C24F7D"/>
    <w:rsid w:val="00C25209"/>
    <w:rsid w:val="00C25A6F"/>
    <w:rsid w:val="00C26032"/>
    <w:rsid w:val="00C26436"/>
    <w:rsid w:val="00C27CE3"/>
    <w:rsid w:val="00C30193"/>
    <w:rsid w:val="00C3254D"/>
    <w:rsid w:val="00C33A92"/>
    <w:rsid w:val="00C3722D"/>
    <w:rsid w:val="00C409A0"/>
    <w:rsid w:val="00C41FC9"/>
    <w:rsid w:val="00C44206"/>
    <w:rsid w:val="00C44DE7"/>
    <w:rsid w:val="00C47776"/>
    <w:rsid w:val="00C509F6"/>
    <w:rsid w:val="00C50FCB"/>
    <w:rsid w:val="00C531A7"/>
    <w:rsid w:val="00C53818"/>
    <w:rsid w:val="00C53B17"/>
    <w:rsid w:val="00C53B6E"/>
    <w:rsid w:val="00C5449F"/>
    <w:rsid w:val="00C54622"/>
    <w:rsid w:val="00C55194"/>
    <w:rsid w:val="00C575ED"/>
    <w:rsid w:val="00C6014E"/>
    <w:rsid w:val="00C60E32"/>
    <w:rsid w:val="00C61832"/>
    <w:rsid w:val="00C6348D"/>
    <w:rsid w:val="00C6369B"/>
    <w:rsid w:val="00C645DE"/>
    <w:rsid w:val="00C6717D"/>
    <w:rsid w:val="00C67EDA"/>
    <w:rsid w:val="00C70361"/>
    <w:rsid w:val="00C72B63"/>
    <w:rsid w:val="00C753C2"/>
    <w:rsid w:val="00C75C92"/>
    <w:rsid w:val="00C7644A"/>
    <w:rsid w:val="00C775FF"/>
    <w:rsid w:val="00C8141E"/>
    <w:rsid w:val="00C81468"/>
    <w:rsid w:val="00C81D2B"/>
    <w:rsid w:val="00C84579"/>
    <w:rsid w:val="00C84AFA"/>
    <w:rsid w:val="00C85A9B"/>
    <w:rsid w:val="00C8632E"/>
    <w:rsid w:val="00C8682A"/>
    <w:rsid w:val="00C87145"/>
    <w:rsid w:val="00C87EC2"/>
    <w:rsid w:val="00C9145C"/>
    <w:rsid w:val="00C919F8"/>
    <w:rsid w:val="00C91AC4"/>
    <w:rsid w:val="00C91C33"/>
    <w:rsid w:val="00C94DD7"/>
    <w:rsid w:val="00C95AE6"/>
    <w:rsid w:val="00CA0CCA"/>
    <w:rsid w:val="00CA1738"/>
    <w:rsid w:val="00CA1FC5"/>
    <w:rsid w:val="00CA316F"/>
    <w:rsid w:val="00CA3C67"/>
    <w:rsid w:val="00CA44E6"/>
    <w:rsid w:val="00CA4FBE"/>
    <w:rsid w:val="00CA54C8"/>
    <w:rsid w:val="00CA5E33"/>
    <w:rsid w:val="00CA6994"/>
    <w:rsid w:val="00CA7E12"/>
    <w:rsid w:val="00CB0C42"/>
    <w:rsid w:val="00CB2E68"/>
    <w:rsid w:val="00CB4A08"/>
    <w:rsid w:val="00CB5289"/>
    <w:rsid w:val="00CB644C"/>
    <w:rsid w:val="00CB7969"/>
    <w:rsid w:val="00CC1863"/>
    <w:rsid w:val="00CC18B1"/>
    <w:rsid w:val="00CC473D"/>
    <w:rsid w:val="00CC5111"/>
    <w:rsid w:val="00CC6008"/>
    <w:rsid w:val="00CD0185"/>
    <w:rsid w:val="00CD0A65"/>
    <w:rsid w:val="00CD36DE"/>
    <w:rsid w:val="00CD3E4E"/>
    <w:rsid w:val="00CD47FF"/>
    <w:rsid w:val="00CD4CA3"/>
    <w:rsid w:val="00CD5F1C"/>
    <w:rsid w:val="00CD5FF1"/>
    <w:rsid w:val="00CD6470"/>
    <w:rsid w:val="00CD6CE6"/>
    <w:rsid w:val="00CE0D02"/>
    <w:rsid w:val="00CE154F"/>
    <w:rsid w:val="00CE30D7"/>
    <w:rsid w:val="00CE48C5"/>
    <w:rsid w:val="00CE575C"/>
    <w:rsid w:val="00CE668C"/>
    <w:rsid w:val="00CE75CF"/>
    <w:rsid w:val="00CF0A95"/>
    <w:rsid w:val="00CF0C02"/>
    <w:rsid w:val="00CF2624"/>
    <w:rsid w:val="00CF4B77"/>
    <w:rsid w:val="00CF5A4A"/>
    <w:rsid w:val="00CF5F5D"/>
    <w:rsid w:val="00CF7074"/>
    <w:rsid w:val="00D00822"/>
    <w:rsid w:val="00D02242"/>
    <w:rsid w:val="00D03B39"/>
    <w:rsid w:val="00D04089"/>
    <w:rsid w:val="00D05683"/>
    <w:rsid w:val="00D06AEE"/>
    <w:rsid w:val="00D06D0C"/>
    <w:rsid w:val="00D0775E"/>
    <w:rsid w:val="00D07795"/>
    <w:rsid w:val="00D07985"/>
    <w:rsid w:val="00D07ABF"/>
    <w:rsid w:val="00D105DD"/>
    <w:rsid w:val="00D11121"/>
    <w:rsid w:val="00D12F1B"/>
    <w:rsid w:val="00D14B92"/>
    <w:rsid w:val="00D152E1"/>
    <w:rsid w:val="00D156C8"/>
    <w:rsid w:val="00D16474"/>
    <w:rsid w:val="00D210A7"/>
    <w:rsid w:val="00D224A7"/>
    <w:rsid w:val="00D233CD"/>
    <w:rsid w:val="00D235C3"/>
    <w:rsid w:val="00D23FF7"/>
    <w:rsid w:val="00D24A38"/>
    <w:rsid w:val="00D25DBC"/>
    <w:rsid w:val="00D26278"/>
    <w:rsid w:val="00D265BA"/>
    <w:rsid w:val="00D2691C"/>
    <w:rsid w:val="00D2715B"/>
    <w:rsid w:val="00D276B9"/>
    <w:rsid w:val="00D27DD6"/>
    <w:rsid w:val="00D30E24"/>
    <w:rsid w:val="00D311A6"/>
    <w:rsid w:val="00D31969"/>
    <w:rsid w:val="00D33664"/>
    <w:rsid w:val="00D34132"/>
    <w:rsid w:val="00D354E8"/>
    <w:rsid w:val="00D3652F"/>
    <w:rsid w:val="00D4063B"/>
    <w:rsid w:val="00D4093E"/>
    <w:rsid w:val="00D40A9F"/>
    <w:rsid w:val="00D44A8D"/>
    <w:rsid w:val="00D458C9"/>
    <w:rsid w:val="00D46845"/>
    <w:rsid w:val="00D50BA8"/>
    <w:rsid w:val="00D50D87"/>
    <w:rsid w:val="00D51BB7"/>
    <w:rsid w:val="00D5445A"/>
    <w:rsid w:val="00D547CB"/>
    <w:rsid w:val="00D556F1"/>
    <w:rsid w:val="00D558A0"/>
    <w:rsid w:val="00D5608B"/>
    <w:rsid w:val="00D56BB3"/>
    <w:rsid w:val="00D56E70"/>
    <w:rsid w:val="00D5738C"/>
    <w:rsid w:val="00D60376"/>
    <w:rsid w:val="00D60E6E"/>
    <w:rsid w:val="00D61C90"/>
    <w:rsid w:val="00D64CBA"/>
    <w:rsid w:val="00D64EED"/>
    <w:rsid w:val="00D6520A"/>
    <w:rsid w:val="00D6582C"/>
    <w:rsid w:val="00D677D2"/>
    <w:rsid w:val="00D6788C"/>
    <w:rsid w:val="00D70505"/>
    <w:rsid w:val="00D70E01"/>
    <w:rsid w:val="00D71911"/>
    <w:rsid w:val="00D73C48"/>
    <w:rsid w:val="00D758BE"/>
    <w:rsid w:val="00D760B9"/>
    <w:rsid w:val="00D77767"/>
    <w:rsid w:val="00D8037C"/>
    <w:rsid w:val="00D80858"/>
    <w:rsid w:val="00D832FB"/>
    <w:rsid w:val="00D83FED"/>
    <w:rsid w:val="00D84DC2"/>
    <w:rsid w:val="00D84E45"/>
    <w:rsid w:val="00D84EF6"/>
    <w:rsid w:val="00D85139"/>
    <w:rsid w:val="00D8567D"/>
    <w:rsid w:val="00D869CF"/>
    <w:rsid w:val="00D87328"/>
    <w:rsid w:val="00D9191A"/>
    <w:rsid w:val="00D92601"/>
    <w:rsid w:val="00D9285C"/>
    <w:rsid w:val="00D92D8E"/>
    <w:rsid w:val="00D946D3"/>
    <w:rsid w:val="00D94D25"/>
    <w:rsid w:val="00D9546D"/>
    <w:rsid w:val="00DA0861"/>
    <w:rsid w:val="00DA0A8E"/>
    <w:rsid w:val="00DA0D37"/>
    <w:rsid w:val="00DA1197"/>
    <w:rsid w:val="00DA1CEB"/>
    <w:rsid w:val="00DA1D27"/>
    <w:rsid w:val="00DA30F6"/>
    <w:rsid w:val="00DA3A90"/>
    <w:rsid w:val="00DA4AF2"/>
    <w:rsid w:val="00DA58E4"/>
    <w:rsid w:val="00DA5B9F"/>
    <w:rsid w:val="00DA659D"/>
    <w:rsid w:val="00DA741A"/>
    <w:rsid w:val="00DA7935"/>
    <w:rsid w:val="00DA7C66"/>
    <w:rsid w:val="00DA7DEE"/>
    <w:rsid w:val="00DB024A"/>
    <w:rsid w:val="00DB08AA"/>
    <w:rsid w:val="00DB2080"/>
    <w:rsid w:val="00DB209D"/>
    <w:rsid w:val="00DB2403"/>
    <w:rsid w:val="00DB3C26"/>
    <w:rsid w:val="00DB3E65"/>
    <w:rsid w:val="00DB4B3E"/>
    <w:rsid w:val="00DB5207"/>
    <w:rsid w:val="00DB5BF2"/>
    <w:rsid w:val="00DB7466"/>
    <w:rsid w:val="00DC0FD9"/>
    <w:rsid w:val="00DC1ADB"/>
    <w:rsid w:val="00DC2276"/>
    <w:rsid w:val="00DC2B3F"/>
    <w:rsid w:val="00DC42D3"/>
    <w:rsid w:val="00DC463A"/>
    <w:rsid w:val="00DC675D"/>
    <w:rsid w:val="00DC7344"/>
    <w:rsid w:val="00DC7E8C"/>
    <w:rsid w:val="00DC7F47"/>
    <w:rsid w:val="00DD0EA3"/>
    <w:rsid w:val="00DD11F3"/>
    <w:rsid w:val="00DD164C"/>
    <w:rsid w:val="00DD3498"/>
    <w:rsid w:val="00DD3D05"/>
    <w:rsid w:val="00DD400A"/>
    <w:rsid w:val="00DD4B5F"/>
    <w:rsid w:val="00DD4EBC"/>
    <w:rsid w:val="00DD564A"/>
    <w:rsid w:val="00DD5CCA"/>
    <w:rsid w:val="00DD6069"/>
    <w:rsid w:val="00DD7089"/>
    <w:rsid w:val="00DE02F7"/>
    <w:rsid w:val="00DE0818"/>
    <w:rsid w:val="00DE1960"/>
    <w:rsid w:val="00DE294D"/>
    <w:rsid w:val="00DE3D54"/>
    <w:rsid w:val="00DE3D56"/>
    <w:rsid w:val="00DE43F6"/>
    <w:rsid w:val="00DE5132"/>
    <w:rsid w:val="00DE60D9"/>
    <w:rsid w:val="00DE7916"/>
    <w:rsid w:val="00DE7AB6"/>
    <w:rsid w:val="00DF2C50"/>
    <w:rsid w:val="00DF452F"/>
    <w:rsid w:val="00DF4FE3"/>
    <w:rsid w:val="00DF5804"/>
    <w:rsid w:val="00DF5AAE"/>
    <w:rsid w:val="00DF6BD8"/>
    <w:rsid w:val="00DF794C"/>
    <w:rsid w:val="00E038E1"/>
    <w:rsid w:val="00E04329"/>
    <w:rsid w:val="00E05B1D"/>
    <w:rsid w:val="00E06755"/>
    <w:rsid w:val="00E073BD"/>
    <w:rsid w:val="00E10679"/>
    <w:rsid w:val="00E1091C"/>
    <w:rsid w:val="00E120EE"/>
    <w:rsid w:val="00E12FD7"/>
    <w:rsid w:val="00E13CDA"/>
    <w:rsid w:val="00E1428E"/>
    <w:rsid w:val="00E15E59"/>
    <w:rsid w:val="00E16572"/>
    <w:rsid w:val="00E16ADF"/>
    <w:rsid w:val="00E2061C"/>
    <w:rsid w:val="00E20B4C"/>
    <w:rsid w:val="00E21ABA"/>
    <w:rsid w:val="00E23702"/>
    <w:rsid w:val="00E25967"/>
    <w:rsid w:val="00E25A0A"/>
    <w:rsid w:val="00E25BB6"/>
    <w:rsid w:val="00E25EDB"/>
    <w:rsid w:val="00E25F33"/>
    <w:rsid w:val="00E26DED"/>
    <w:rsid w:val="00E27154"/>
    <w:rsid w:val="00E27E84"/>
    <w:rsid w:val="00E30679"/>
    <w:rsid w:val="00E30D41"/>
    <w:rsid w:val="00E322AB"/>
    <w:rsid w:val="00E3273D"/>
    <w:rsid w:val="00E32838"/>
    <w:rsid w:val="00E32B7D"/>
    <w:rsid w:val="00E3431A"/>
    <w:rsid w:val="00E346AA"/>
    <w:rsid w:val="00E36141"/>
    <w:rsid w:val="00E36D5F"/>
    <w:rsid w:val="00E37004"/>
    <w:rsid w:val="00E37892"/>
    <w:rsid w:val="00E407AB"/>
    <w:rsid w:val="00E40B1D"/>
    <w:rsid w:val="00E40C81"/>
    <w:rsid w:val="00E40CAC"/>
    <w:rsid w:val="00E40F45"/>
    <w:rsid w:val="00E414A1"/>
    <w:rsid w:val="00E42134"/>
    <w:rsid w:val="00E427DC"/>
    <w:rsid w:val="00E45376"/>
    <w:rsid w:val="00E45AB2"/>
    <w:rsid w:val="00E45B0C"/>
    <w:rsid w:val="00E50131"/>
    <w:rsid w:val="00E50ACD"/>
    <w:rsid w:val="00E50B95"/>
    <w:rsid w:val="00E51666"/>
    <w:rsid w:val="00E51D02"/>
    <w:rsid w:val="00E53B6C"/>
    <w:rsid w:val="00E53DFC"/>
    <w:rsid w:val="00E54BFD"/>
    <w:rsid w:val="00E54F20"/>
    <w:rsid w:val="00E55539"/>
    <w:rsid w:val="00E56A86"/>
    <w:rsid w:val="00E57DB9"/>
    <w:rsid w:val="00E57EC9"/>
    <w:rsid w:val="00E608D6"/>
    <w:rsid w:val="00E609A8"/>
    <w:rsid w:val="00E60B16"/>
    <w:rsid w:val="00E614F5"/>
    <w:rsid w:val="00E62894"/>
    <w:rsid w:val="00E652BE"/>
    <w:rsid w:val="00E66A31"/>
    <w:rsid w:val="00E66C8E"/>
    <w:rsid w:val="00E6752B"/>
    <w:rsid w:val="00E71D03"/>
    <w:rsid w:val="00E71EBE"/>
    <w:rsid w:val="00E73E78"/>
    <w:rsid w:val="00E7513F"/>
    <w:rsid w:val="00E759D8"/>
    <w:rsid w:val="00E76892"/>
    <w:rsid w:val="00E76CE9"/>
    <w:rsid w:val="00E81F8A"/>
    <w:rsid w:val="00E83592"/>
    <w:rsid w:val="00E8480E"/>
    <w:rsid w:val="00E85F8C"/>
    <w:rsid w:val="00E87597"/>
    <w:rsid w:val="00E87E51"/>
    <w:rsid w:val="00E91501"/>
    <w:rsid w:val="00E91B4F"/>
    <w:rsid w:val="00E929BC"/>
    <w:rsid w:val="00E92C4B"/>
    <w:rsid w:val="00E93913"/>
    <w:rsid w:val="00E9412A"/>
    <w:rsid w:val="00E94C31"/>
    <w:rsid w:val="00E94FEE"/>
    <w:rsid w:val="00E95334"/>
    <w:rsid w:val="00E96BD9"/>
    <w:rsid w:val="00E9705B"/>
    <w:rsid w:val="00E9719B"/>
    <w:rsid w:val="00E97B05"/>
    <w:rsid w:val="00EA0324"/>
    <w:rsid w:val="00EA0EAF"/>
    <w:rsid w:val="00EA325B"/>
    <w:rsid w:val="00EA4454"/>
    <w:rsid w:val="00EA57F3"/>
    <w:rsid w:val="00EA5930"/>
    <w:rsid w:val="00EA7153"/>
    <w:rsid w:val="00EB276D"/>
    <w:rsid w:val="00EB3193"/>
    <w:rsid w:val="00EB31E4"/>
    <w:rsid w:val="00EB5206"/>
    <w:rsid w:val="00EB55A1"/>
    <w:rsid w:val="00EB5AA1"/>
    <w:rsid w:val="00EB638F"/>
    <w:rsid w:val="00EB7625"/>
    <w:rsid w:val="00EC0070"/>
    <w:rsid w:val="00EC04E9"/>
    <w:rsid w:val="00EC214B"/>
    <w:rsid w:val="00EC297E"/>
    <w:rsid w:val="00EC2A82"/>
    <w:rsid w:val="00EC2C09"/>
    <w:rsid w:val="00EC3D44"/>
    <w:rsid w:val="00EC4D19"/>
    <w:rsid w:val="00EC6F9A"/>
    <w:rsid w:val="00EC7870"/>
    <w:rsid w:val="00EC7D2D"/>
    <w:rsid w:val="00ED0B34"/>
    <w:rsid w:val="00ED4938"/>
    <w:rsid w:val="00ED632C"/>
    <w:rsid w:val="00ED6CC4"/>
    <w:rsid w:val="00EE1D9E"/>
    <w:rsid w:val="00EE1EBB"/>
    <w:rsid w:val="00EE24B2"/>
    <w:rsid w:val="00EE2925"/>
    <w:rsid w:val="00EE2D4E"/>
    <w:rsid w:val="00EE2DBD"/>
    <w:rsid w:val="00EE3A2E"/>
    <w:rsid w:val="00EE3BFD"/>
    <w:rsid w:val="00EE4936"/>
    <w:rsid w:val="00EE5164"/>
    <w:rsid w:val="00EE6B4B"/>
    <w:rsid w:val="00EE7FD5"/>
    <w:rsid w:val="00EF0D9A"/>
    <w:rsid w:val="00EF1232"/>
    <w:rsid w:val="00EF14A9"/>
    <w:rsid w:val="00EF274D"/>
    <w:rsid w:val="00EF2920"/>
    <w:rsid w:val="00EF2A52"/>
    <w:rsid w:val="00EF39EE"/>
    <w:rsid w:val="00EF3C2A"/>
    <w:rsid w:val="00EF41EA"/>
    <w:rsid w:val="00EF4682"/>
    <w:rsid w:val="00EF5325"/>
    <w:rsid w:val="00EF5783"/>
    <w:rsid w:val="00EF5AC4"/>
    <w:rsid w:val="00EF7288"/>
    <w:rsid w:val="00F01108"/>
    <w:rsid w:val="00F011F2"/>
    <w:rsid w:val="00F013EB"/>
    <w:rsid w:val="00F02BCF"/>
    <w:rsid w:val="00F03114"/>
    <w:rsid w:val="00F044E8"/>
    <w:rsid w:val="00F05034"/>
    <w:rsid w:val="00F051D2"/>
    <w:rsid w:val="00F05B61"/>
    <w:rsid w:val="00F05D34"/>
    <w:rsid w:val="00F06B45"/>
    <w:rsid w:val="00F10EE3"/>
    <w:rsid w:val="00F12254"/>
    <w:rsid w:val="00F12650"/>
    <w:rsid w:val="00F129C8"/>
    <w:rsid w:val="00F1316F"/>
    <w:rsid w:val="00F154D4"/>
    <w:rsid w:val="00F15C4D"/>
    <w:rsid w:val="00F165C5"/>
    <w:rsid w:val="00F16842"/>
    <w:rsid w:val="00F205EF"/>
    <w:rsid w:val="00F20D8B"/>
    <w:rsid w:val="00F21F03"/>
    <w:rsid w:val="00F2366A"/>
    <w:rsid w:val="00F23E54"/>
    <w:rsid w:val="00F25C92"/>
    <w:rsid w:val="00F25CE3"/>
    <w:rsid w:val="00F27F0E"/>
    <w:rsid w:val="00F301EA"/>
    <w:rsid w:val="00F30C0C"/>
    <w:rsid w:val="00F31C54"/>
    <w:rsid w:val="00F31ED2"/>
    <w:rsid w:val="00F31FBB"/>
    <w:rsid w:val="00F3401E"/>
    <w:rsid w:val="00F3499F"/>
    <w:rsid w:val="00F34ABF"/>
    <w:rsid w:val="00F3547F"/>
    <w:rsid w:val="00F35E66"/>
    <w:rsid w:val="00F361C3"/>
    <w:rsid w:val="00F4169E"/>
    <w:rsid w:val="00F41DBF"/>
    <w:rsid w:val="00F4244E"/>
    <w:rsid w:val="00F425EE"/>
    <w:rsid w:val="00F426F3"/>
    <w:rsid w:val="00F431EB"/>
    <w:rsid w:val="00F44307"/>
    <w:rsid w:val="00F45173"/>
    <w:rsid w:val="00F45794"/>
    <w:rsid w:val="00F46BC0"/>
    <w:rsid w:val="00F5135E"/>
    <w:rsid w:val="00F52156"/>
    <w:rsid w:val="00F53959"/>
    <w:rsid w:val="00F53A05"/>
    <w:rsid w:val="00F56346"/>
    <w:rsid w:val="00F56FC5"/>
    <w:rsid w:val="00F5733E"/>
    <w:rsid w:val="00F573AE"/>
    <w:rsid w:val="00F57D4A"/>
    <w:rsid w:val="00F57FDC"/>
    <w:rsid w:val="00F602F2"/>
    <w:rsid w:val="00F61DB9"/>
    <w:rsid w:val="00F61E76"/>
    <w:rsid w:val="00F622A2"/>
    <w:rsid w:val="00F6288C"/>
    <w:rsid w:val="00F62A3E"/>
    <w:rsid w:val="00F63681"/>
    <w:rsid w:val="00F63D3B"/>
    <w:rsid w:val="00F659F1"/>
    <w:rsid w:val="00F67C6A"/>
    <w:rsid w:val="00F70877"/>
    <w:rsid w:val="00F71652"/>
    <w:rsid w:val="00F724EA"/>
    <w:rsid w:val="00F72B86"/>
    <w:rsid w:val="00F73927"/>
    <w:rsid w:val="00F73A14"/>
    <w:rsid w:val="00F75344"/>
    <w:rsid w:val="00F7547D"/>
    <w:rsid w:val="00F75A14"/>
    <w:rsid w:val="00F77563"/>
    <w:rsid w:val="00F81FDF"/>
    <w:rsid w:val="00F838A5"/>
    <w:rsid w:val="00F857E7"/>
    <w:rsid w:val="00F8592F"/>
    <w:rsid w:val="00F85B8A"/>
    <w:rsid w:val="00F87306"/>
    <w:rsid w:val="00F875CA"/>
    <w:rsid w:val="00F9080D"/>
    <w:rsid w:val="00F9081B"/>
    <w:rsid w:val="00F911F8"/>
    <w:rsid w:val="00F9378C"/>
    <w:rsid w:val="00F93C33"/>
    <w:rsid w:val="00F945E1"/>
    <w:rsid w:val="00F94A15"/>
    <w:rsid w:val="00F957E8"/>
    <w:rsid w:val="00F9694C"/>
    <w:rsid w:val="00F96F76"/>
    <w:rsid w:val="00F970E4"/>
    <w:rsid w:val="00F9732B"/>
    <w:rsid w:val="00FA0438"/>
    <w:rsid w:val="00FA1E1C"/>
    <w:rsid w:val="00FA245C"/>
    <w:rsid w:val="00FA4916"/>
    <w:rsid w:val="00FA5A04"/>
    <w:rsid w:val="00FA6148"/>
    <w:rsid w:val="00FA632E"/>
    <w:rsid w:val="00FB050A"/>
    <w:rsid w:val="00FB065E"/>
    <w:rsid w:val="00FB074C"/>
    <w:rsid w:val="00FB0769"/>
    <w:rsid w:val="00FB0BD3"/>
    <w:rsid w:val="00FB3074"/>
    <w:rsid w:val="00FB53A8"/>
    <w:rsid w:val="00FB565A"/>
    <w:rsid w:val="00FB5A3D"/>
    <w:rsid w:val="00FB646E"/>
    <w:rsid w:val="00FC02DA"/>
    <w:rsid w:val="00FC040A"/>
    <w:rsid w:val="00FC04F7"/>
    <w:rsid w:val="00FC19ED"/>
    <w:rsid w:val="00FC35A8"/>
    <w:rsid w:val="00FC409E"/>
    <w:rsid w:val="00FC490A"/>
    <w:rsid w:val="00FC4FAF"/>
    <w:rsid w:val="00FC5EB4"/>
    <w:rsid w:val="00FC5FE1"/>
    <w:rsid w:val="00FC62A4"/>
    <w:rsid w:val="00FC6752"/>
    <w:rsid w:val="00FC6FB9"/>
    <w:rsid w:val="00FD1503"/>
    <w:rsid w:val="00FD1D7F"/>
    <w:rsid w:val="00FD256D"/>
    <w:rsid w:val="00FD3775"/>
    <w:rsid w:val="00FD46F8"/>
    <w:rsid w:val="00FD5637"/>
    <w:rsid w:val="00FD66C9"/>
    <w:rsid w:val="00FD672F"/>
    <w:rsid w:val="00FD6B5E"/>
    <w:rsid w:val="00FD78C1"/>
    <w:rsid w:val="00FD7A57"/>
    <w:rsid w:val="00FD7ADC"/>
    <w:rsid w:val="00FE114F"/>
    <w:rsid w:val="00FE1242"/>
    <w:rsid w:val="00FE2410"/>
    <w:rsid w:val="00FE270D"/>
    <w:rsid w:val="00FE3110"/>
    <w:rsid w:val="00FE387B"/>
    <w:rsid w:val="00FE501E"/>
    <w:rsid w:val="00FE5183"/>
    <w:rsid w:val="00FE6B53"/>
    <w:rsid w:val="00FE6DB9"/>
    <w:rsid w:val="00FE7F11"/>
    <w:rsid w:val="00FF1126"/>
    <w:rsid w:val="00FF23B5"/>
    <w:rsid w:val="00FF489E"/>
    <w:rsid w:val="00FF5EE0"/>
    <w:rsid w:val="0902E97C"/>
    <w:rsid w:val="0C3D41DA"/>
    <w:rsid w:val="14E94D39"/>
    <w:rsid w:val="1A0CD039"/>
    <w:rsid w:val="204C8647"/>
    <w:rsid w:val="26AC1DCE"/>
    <w:rsid w:val="2907B27B"/>
    <w:rsid w:val="2CFE4887"/>
    <w:rsid w:val="32F9F55D"/>
    <w:rsid w:val="3AB6C207"/>
    <w:rsid w:val="3C49DEBE"/>
    <w:rsid w:val="403A2E1E"/>
    <w:rsid w:val="44421823"/>
    <w:rsid w:val="4ADA2F20"/>
    <w:rsid w:val="591B5F9B"/>
    <w:rsid w:val="5E6ED841"/>
    <w:rsid w:val="61095736"/>
    <w:rsid w:val="63D0A39C"/>
    <w:rsid w:val="64DFE9FA"/>
    <w:rsid w:val="65010E7B"/>
    <w:rsid w:val="6C1D446F"/>
    <w:rsid w:val="744DE2E7"/>
    <w:rsid w:val="7D5C75CE"/>
  </w:rsids>
  <m:mathPr>
    <m:mathFont m:val="Cambria Math"/>
    <m:brkBin m:val="before"/>
    <m:brkBinSub m:val="--"/>
    <m:smallFrac/>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A882E"/>
  <w15:docId w15:val="{03BB2DFF-E03F-4554-997B-D918C1483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141"/>
  </w:style>
  <w:style w:type="paragraph" w:styleId="Heading1">
    <w:name w:val="heading 1"/>
    <w:basedOn w:val="Normal"/>
    <w:next w:val="Normal"/>
    <w:link w:val="Heading1Char"/>
    <w:uiPriority w:val="9"/>
    <w:qFormat/>
    <w:rsid w:val="00D224A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A5D"/>
    <w:rPr>
      <w:rFonts w:ascii="Tahoma" w:hAnsi="Tahoma" w:cs="Tahoma"/>
      <w:sz w:val="16"/>
      <w:szCs w:val="16"/>
    </w:rPr>
  </w:style>
  <w:style w:type="table" w:styleId="TableGrid">
    <w:name w:val="Table Grid"/>
    <w:basedOn w:val="TableNormal"/>
    <w:uiPriority w:val="59"/>
    <w:rsid w:val="009F6DE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9F6DE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77262D"/>
    <w:pPr>
      <w:ind w:left="720"/>
      <w:contextualSpacing/>
    </w:pPr>
  </w:style>
  <w:style w:type="paragraph" w:styleId="Header">
    <w:name w:val="header"/>
    <w:basedOn w:val="Normal"/>
    <w:link w:val="HeaderChar"/>
    <w:uiPriority w:val="99"/>
    <w:unhideWhenUsed/>
    <w:rsid w:val="00274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1A6"/>
  </w:style>
  <w:style w:type="paragraph" w:styleId="Footer">
    <w:name w:val="footer"/>
    <w:basedOn w:val="Normal"/>
    <w:link w:val="FooterChar"/>
    <w:uiPriority w:val="99"/>
    <w:unhideWhenUsed/>
    <w:rsid w:val="00274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1A6"/>
  </w:style>
  <w:style w:type="paragraph" w:styleId="Subtitle">
    <w:name w:val="Subtitle"/>
    <w:basedOn w:val="Normal"/>
    <w:next w:val="Normal"/>
    <w:link w:val="SubtitleChar"/>
    <w:uiPriority w:val="11"/>
    <w:qFormat/>
    <w:rsid w:val="00A960A0"/>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A960A0"/>
    <w:rPr>
      <w:color w:val="5A5A5A" w:themeColor="text1" w:themeTint="A5"/>
      <w:spacing w:val="15"/>
    </w:rPr>
  </w:style>
  <w:style w:type="character" w:styleId="PlaceholderText">
    <w:name w:val="Placeholder Text"/>
    <w:basedOn w:val="DefaultParagraphFont"/>
    <w:uiPriority w:val="99"/>
    <w:semiHidden/>
    <w:rsid w:val="00BD20A7"/>
    <w:rPr>
      <w:color w:val="808080"/>
    </w:rPr>
  </w:style>
  <w:style w:type="character" w:styleId="Emphasis">
    <w:name w:val="Emphasis"/>
    <w:basedOn w:val="DefaultParagraphFont"/>
    <w:uiPriority w:val="20"/>
    <w:qFormat/>
    <w:rsid w:val="00FD256D"/>
    <w:rPr>
      <w:i/>
      <w:iCs/>
    </w:rPr>
  </w:style>
  <w:style w:type="character" w:styleId="Strong">
    <w:name w:val="Strong"/>
    <w:basedOn w:val="DefaultParagraphFont"/>
    <w:uiPriority w:val="22"/>
    <w:qFormat/>
    <w:rsid w:val="00FD256D"/>
    <w:rPr>
      <w:b/>
      <w:bCs/>
    </w:rPr>
  </w:style>
  <w:style w:type="character" w:styleId="Hyperlink">
    <w:name w:val="Hyperlink"/>
    <w:basedOn w:val="DefaultParagraphFont"/>
    <w:uiPriority w:val="99"/>
    <w:unhideWhenUsed/>
    <w:rsid w:val="00BD34E4"/>
    <w:rPr>
      <w:color w:val="0000FF" w:themeColor="hyperlink"/>
      <w:u w:val="single"/>
    </w:rPr>
  </w:style>
  <w:style w:type="character" w:styleId="UnresolvedMention">
    <w:name w:val="Unresolved Mention"/>
    <w:basedOn w:val="DefaultParagraphFont"/>
    <w:uiPriority w:val="99"/>
    <w:semiHidden/>
    <w:unhideWhenUsed/>
    <w:rsid w:val="00BD34E4"/>
    <w:rPr>
      <w:color w:val="605E5C"/>
      <w:shd w:val="clear" w:color="auto" w:fill="E1DFDD"/>
    </w:rPr>
  </w:style>
  <w:style w:type="character" w:customStyle="1" w:styleId="normaltextrun">
    <w:name w:val="normaltextrun"/>
    <w:basedOn w:val="DefaultParagraphFont"/>
    <w:rsid w:val="00D14B92"/>
  </w:style>
  <w:style w:type="character" w:customStyle="1" w:styleId="eop">
    <w:name w:val="eop"/>
    <w:basedOn w:val="DefaultParagraphFont"/>
    <w:rsid w:val="00D14B92"/>
  </w:style>
  <w:style w:type="paragraph" w:styleId="Revision">
    <w:name w:val="Revision"/>
    <w:hidden/>
    <w:uiPriority w:val="99"/>
    <w:semiHidden/>
    <w:rsid w:val="00B20A80"/>
    <w:pPr>
      <w:spacing w:after="0" w:line="240" w:lineRule="auto"/>
    </w:pPr>
  </w:style>
  <w:style w:type="paragraph" w:customStyle="1" w:styleId="paragraph">
    <w:name w:val="paragraph"/>
    <w:basedOn w:val="Normal"/>
    <w:rsid w:val="0046341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uiPriority w:val="9"/>
    <w:rsid w:val="00D224A7"/>
    <w:rPr>
      <w:rFonts w:asciiTheme="majorHAnsi" w:eastAsiaTheme="majorEastAsia" w:hAnsiTheme="majorHAnsi" w:cstheme="majorBidi"/>
      <w:color w:val="365F91" w:themeColor="accent1" w:themeShade="BF"/>
      <w:sz w:val="32"/>
      <w:szCs w:val="32"/>
      <w:lang w:bidi="ar-SA"/>
    </w:rPr>
  </w:style>
  <w:style w:type="paragraph" w:styleId="Bibliography">
    <w:name w:val="Bibliography"/>
    <w:basedOn w:val="Normal"/>
    <w:next w:val="Normal"/>
    <w:uiPriority w:val="37"/>
    <w:unhideWhenUsed/>
    <w:rsid w:val="00D224A7"/>
  </w:style>
  <w:style w:type="paragraph" w:styleId="NoSpacing">
    <w:name w:val="No Spacing"/>
    <w:uiPriority w:val="1"/>
    <w:qFormat/>
    <w:rsid w:val="000874C3"/>
    <w:pPr>
      <w:spacing w:after="0" w:line="240" w:lineRule="auto"/>
    </w:pPr>
  </w:style>
  <w:style w:type="character" w:styleId="FollowedHyperlink">
    <w:name w:val="FollowedHyperlink"/>
    <w:basedOn w:val="DefaultParagraphFont"/>
    <w:uiPriority w:val="99"/>
    <w:semiHidden/>
    <w:unhideWhenUsed/>
    <w:rsid w:val="000874C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746">
      <w:bodyDiv w:val="1"/>
      <w:marLeft w:val="0"/>
      <w:marRight w:val="0"/>
      <w:marTop w:val="0"/>
      <w:marBottom w:val="0"/>
      <w:divBdr>
        <w:top w:val="none" w:sz="0" w:space="0" w:color="auto"/>
        <w:left w:val="none" w:sz="0" w:space="0" w:color="auto"/>
        <w:bottom w:val="none" w:sz="0" w:space="0" w:color="auto"/>
        <w:right w:val="none" w:sz="0" w:space="0" w:color="auto"/>
      </w:divBdr>
    </w:div>
    <w:div w:id="9527486">
      <w:bodyDiv w:val="1"/>
      <w:marLeft w:val="0"/>
      <w:marRight w:val="0"/>
      <w:marTop w:val="0"/>
      <w:marBottom w:val="0"/>
      <w:divBdr>
        <w:top w:val="none" w:sz="0" w:space="0" w:color="auto"/>
        <w:left w:val="none" w:sz="0" w:space="0" w:color="auto"/>
        <w:bottom w:val="none" w:sz="0" w:space="0" w:color="auto"/>
        <w:right w:val="none" w:sz="0" w:space="0" w:color="auto"/>
      </w:divBdr>
    </w:div>
    <w:div w:id="20135131">
      <w:bodyDiv w:val="1"/>
      <w:marLeft w:val="0"/>
      <w:marRight w:val="0"/>
      <w:marTop w:val="0"/>
      <w:marBottom w:val="0"/>
      <w:divBdr>
        <w:top w:val="none" w:sz="0" w:space="0" w:color="auto"/>
        <w:left w:val="none" w:sz="0" w:space="0" w:color="auto"/>
        <w:bottom w:val="none" w:sz="0" w:space="0" w:color="auto"/>
        <w:right w:val="none" w:sz="0" w:space="0" w:color="auto"/>
      </w:divBdr>
    </w:div>
    <w:div w:id="28772594">
      <w:bodyDiv w:val="1"/>
      <w:marLeft w:val="0"/>
      <w:marRight w:val="0"/>
      <w:marTop w:val="0"/>
      <w:marBottom w:val="0"/>
      <w:divBdr>
        <w:top w:val="none" w:sz="0" w:space="0" w:color="auto"/>
        <w:left w:val="none" w:sz="0" w:space="0" w:color="auto"/>
        <w:bottom w:val="none" w:sz="0" w:space="0" w:color="auto"/>
        <w:right w:val="none" w:sz="0" w:space="0" w:color="auto"/>
      </w:divBdr>
    </w:div>
    <w:div w:id="29649523">
      <w:bodyDiv w:val="1"/>
      <w:marLeft w:val="0"/>
      <w:marRight w:val="0"/>
      <w:marTop w:val="0"/>
      <w:marBottom w:val="0"/>
      <w:divBdr>
        <w:top w:val="none" w:sz="0" w:space="0" w:color="auto"/>
        <w:left w:val="none" w:sz="0" w:space="0" w:color="auto"/>
        <w:bottom w:val="none" w:sz="0" w:space="0" w:color="auto"/>
        <w:right w:val="none" w:sz="0" w:space="0" w:color="auto"/>
      </w:divBdr>
    </w:div>
    <w:div w:id="30615328">
      <w:bodyDiv w:val="1"/>
      <w:marLeft w:val="0"/>
      <w:marRight w:val="0"/>
      <w:marTop w:val="0"/>
      <w:marBottom w:val="0"/>
      <w:divBdr>
        <w:top w:val="none" w:sz="0" w:space="0" w:color="auto"/>
        <w:left w:val="none" w:sz="0" w:space="0" w:color="auto"/>
        <w:bottom w:val="none" w:sz="0" w:space="0" w:color="auto"/>
        <w:right w:val="none" w:sz="0" w:space="0" w:color="auto"/>
      </w:divBdr>
    </w:div>
    <w:div w:id="126901573">
      <w:bodyDiv w:val="1"/>
      <w:marLeft w:val="0"/>
      <w:marRight w:val="0"/>
      <w:marTop w:val="0"/>
      <w:marBottom w:val="0"/>
      <w:divBdr>
        <w:top w:val="none" w:sz="0" w:space="0" w:color="auto"/>
        <w:left w:val="none" w:sz="0" w:space="0" w:color="auto"/>
        <w:bottom w:val="none" w:sz="0" w:space="0" w:color="auto"/>
        <w:right w:val="none" w:sz="0" w:space="0" w:color="auto"/>
      </w:divBdr>
    </w:div>
    <w:div w:id="188759773">
      <w:bodyDiv w:val="1"/>
      <w:marLeft w:val="0"/>
      <w:marRight w:val="0"/>
      <w:marTop w:val="0"/>
      <w:marBottom w:val="0"/>
      <w:divBdr>
        <w:top w:val="none" w:sz="0" w:space="0" w:color="auto"/>
        <w:left w:val="none" w:sz="0" w:space="0" w:color="auto"/>
        <w:bottom w:val="none" w:sz="0" w:space="0" w:color="auto"/>
        <w:right w:val="none" w:sz="0" w:space="0" w:color="auto"/>
      </w:divBdr>
    </w:div>
    <w:div w:id="189608971">
      <w:bodyDiv w:val="1"/>
      <w:marLeft w:val="0"/>
      <w:marRight w:val="0"/>
      <w:marTop w:val="0"/>
      <w:marBottom w:val="0"/>
      <w:divBdr>
        <w:top w:val="none" w:sz="0" w:space="0" w:color="auto"/>
        <w:left w:val="none" w:sz="0" w:space="0" w:color="auto"/>
        <w:bottom w:val="none" w:sz="0" w:space="0" w:color="auto"/>
        <w:right w:val="none" w:sz="0" w:space="0" w:color="auto"/>
      </w:divBdr>
    </w:div>
    <w:div w:id="216089681">
      <w:bodyDiv w:val="1"/>
      <w:marLeft w:val="0"/>
      <w:marRight w:val="0"/>
      <w:marTop w:val="0"/>
      <w:marBottom w:val="0"/>
      <w:divBdr>
        <w:top w:val="none" w:sz="0" w:space="0" w:color="auto"/>
        <w:left w:val="none" w:sz="0" w:space="0" w:color="auto"/>
        <w:bottom w:val="none" w:sz="0" w:space="0" w:color="auto"/>
        <w:right w:val="none" w:sz="0" w:space="0" w:color="auto"/>
      </w:divBdr>
    </w:div>
    <w:div w:id="259796214">
      <w:bodyDiv w:val="1"/>
      <w:marLeft w:val="0"/>
      <w:marRight w:val="0"/>
      <w:marTop w:val="0"/>
      <w:marBottom w:val="0"/>
      <w:divBdr>
        <w:top w:val="none" w:sz="0" w:space="0" w:color="auto"/>
        <w:left w:val="none" w:sz="0" w:space="0" w:color="auto"/>
        <w:bottom w:val="none" w:sz="0" w:space="0" w:color="auto"/>
        <w:right w:val="none" w:sz="0" w:space="0" w:color="auto"/>
      </w:divBdr>
    </w:div>
    <w:div w:id="273831850">
      <w:bodyDiv w:val="1"/>
      <w:marLeft w:val="0"/>
      <w:marRight w:val="0"/>
      <w:marTop w:val="0"/>
      <w:marBottom w:val="0"/>
      <w:divBdr>
        <w:top w:val="none" w:sz="0" w:space="0" w:color="auto"/>
        <w:left w:val="none" w:sz="0" w:space="0" w:color="auto"/>
        <w:bottom w:val="none" w:sz="0" w:space="0" w:color="auto"/>
        <w:right w:val="none" w:sz="0" w:space="0" w:color="auto"/>
      </w:divBdr>
    </w:div>
    <w:div w:id="275798537">
      <w:bodyDiv w:val="1"/>
      <w:marLeft w:val="0"/>
      <w:marRight w:val="0"/>
      <w:marTop w:val="0"/>
      <w:marBottom w:val="0"/>
      <w:divBdr>
        <w:top w:val="none" w:sz="0" w:space="0" w:color="auto"/>
        <w:left w:val="none" w:sz="0" w:space="0" w:color="auto"/>
        <w:bottom w:val="none" w:sz="0" w:space="0" w:color="auto"/>
        <w:right w:val="none" w:sz="0" w:space="0" w:color="auto"/>
      </w:divBdr>
    </w:div>
    <w:div w:id="304701427">
      <w:bodyDiv w:val="1"/>
      <w:marLeft w:val="0"/>
      <w:marRight w:val="0"/>
      <w:marTop w:val="0"/>
      <w:marBottom w:val="0"/>
      <w:divBdr>
        <w:top w:val="none" w:sz="0" w:space="0" w:color="auto"/>
        <w:left w:val="none" w:sz="0" w:space="0" w:color="auto"/>
        <w:bottom w:val="none" w:sz="0" w:space="0" w:color="auto"/>
        <w:right w:val="none" w:sz="0" w:space="0" w:color="auto"/>
      </w:divBdr>
    </w:div>
    <w:div w:id="309679139">
      <w:bodyDiv w:val="1"/>
      <w:marLeft w:val="0"/>
      <w:marRight w:val="0"/>
      <w:marTop w:val="0"/>
      <w:marBottom w:val="0"/>
      <w:divBdr>
        <w:top w:val="none" w:sz="0" w:space="0" w:color="auto"/>
        <w:left w:val="none" w:sz="0" w:space="0" w:color="auto"/>
        <w:bottom w:val="none" w:sz="0" w:space="0" w:color="auto"/>
        <w:right w:val="none" w:sz="0" w:space="0" w:color="auto"/>
      </w:divBdr>
    </w:div>
    <w:div w:id="324162759">
      <w:bodyDiv w:val="1"/>
      <w:marLeft w:val="0"/>
      <w:marRight w:val="0"/>
      <w:marTop w:val="0"/>
      <w:marBottom w:val="0"/>
      <w:divBdr>
        <w:top w:val="none" w:sz="0" w:space="0" w:color="auto"/>
        <w:left w:val="none" w:sz="0" w:space="0" w:color="auto"/>
        <w:bottom w:val="none" w:sz="0" w:space="0" w:color="auto"/>
        <w:right w:val="none" w:sz="0" w:space="0" w:color="auto"/>
      </w:divBdr>
    </w:div>
    <w:div w:id="410202275">
      <w:bodyDiv w:val="1"/>
      <w:marLeft w:val="0"/>
      <w:marRight w:val="0"/>
      <w:marTop w:val="0"/>
      <w:marBottom w:val="0"/>
      <w:divBdr>
        <w:top w:val="none" w:sz="0" w:space="0" w:color="auto"/>
        <w:left w:val="none" w:sz="0" w:space="0" w:color="auto"/>
        <w:bottom w:val="none" w:sz="0" w:space="0" w:color="auto"/>
        <w:right w:val="none" w:sz="0" w:space="0" w:color="auto"/>
      </w:divBdr>
    </w:div>
    <w:div w:id="425073387">
      <w:bodyDiv w:val="1"/>
      <w:marLeft w:val="0"/>
      <w:marRight w:val="0"/>
      <w:marTop w:val="0"/>
      <w:marBottom w:val="0"/>
      <w:divBdr>
        <w:top w:val="none" w:sz="0" w:space="0" w:color="auto"/>
        <w:left w:val="none" w:sz="0" w:space="0" w:color="auto"/>
        <w:bottom w:val="none" w:sz="0" w:space="0" w:color="auto"/>
        <w:right w:val="none" w:sz="0" w:space="0" w:color="auto"/>
      </w:divBdr>
    </w:div>
    <w:div w:id="426508827">
      <w:bodyDiv w:val="1"/>
      <w:marLeft w:val="0"/>
      <w:marRight w:val="0"/>
      <w:marTop w:val="0"/>
      <w:marBottom w:val="0"/>
      <w:divBdr>
        <w:top w:val="none" w:sz="0" w:space="0" w:color="auto"/>
        <w:left w:val="none" w:sz="0" w:space="0" w:color="auto"/>
        <w:bottom w:val="none" w:sz="0" w:space="0" w:color="auto"/>
        <w:right w:val="none" w:sz="0" w:space="0" w:color="auto"/>
      </w:divBdr>
    </w:div>
    <w:div w:id="510998206">
      <w:bodyDiv w:val="1"/>
      <w:marLeft w:val="0"/>
      <w:marRight w:val="0"/>
      <w:marTop w:val="0"/>
      <w:marBottom w:val="0"/>
      <w:divBdr>
        <w:top w:val="none" w:sz="0" w:space="0" w:color="auto"/>
        <w:left w:val="none" w:sz="0" w:space="0" w:color="auto"/>
        <w:bottom w:val="none" w:sz="0" w:space="0" w:color="auto"/>
        <w:right w:val="none" w:sz="0" w:space="0" w:color="auto"/>
      </w:divBdr>
    </w:div>
    <w:div w:id="525019311">
      <w:bodyDiv w:val="1"/>
      <w:marLeft w:val="0"/>
      <w:marRight w:val="0"/>
      <w:marTop w:val="0"/>
      <w:marBottom w:val="0"/>
      <w:divBdr>
        <w:top w:val="none" w:sz="0" w:space="0" w:color="auto"/>
        <w:left w:val="none" w:sz="0" w:space="0" w:color="auto"/>
        <w:bottom w:val="none" w:sz="0" w:space="0" w:color="auto"/>
        <w:right w:val="none" w:sz="0" w:space="0" w:color="auto"/>
      </w:divBdr>
    </w:div>
    <w:div w:id="577712273">
      <w:bodyDiv w:val="1"/>
      <w:marLeft w:val="0"/>
      <w:marRight w:val="0"/>
      <w:marTop w:val="0"/>
      <w:marBottom w:val="0"/>
      <w:divBdr>
        <w:top w:val="none" w:sz="0" w:space="0" w:color="auto"/>
        <w:left w:val="none" w:sz="0" w:space="0" w:color="auto"/>
        <w:bottom w:val="none" w:sz="0" w:space="0" w:color="auto"/>
        <w:right w:val="none" w:sz="0" w:space="0" w:color="auto"/>
      </w:divBdr>
      <w:divsChild>
        <w:div w:id="1406998370">
          <w:marLeft w:val="0"/>
          <w:marRight w:val="0"/>
          <w:marTop w:val="0"/>
          <w:marBottom w:val="0"/>
          <w:divBdr>
            <w:top w:val="none" w:sz="0" w:space="0" w:color="auto"/>
            <w:left w:val="none" w:sz="0" w:space="0" w:color="auto"/>
            <w:bottom w:val="none" w:sz="0" w:space="0" w:color="auto"/>
            <w:right w:val="none" w:sz="0" w:space="0" w:color="auto"/>
          </w:divBdr>
          <w:divsChild>
            <w:div w:id="235364293">
              <w:marLeft w:val="0"/>
              <w:marRight w:val="0"/>
              <w:marTop w:val="0"/>
              <w:marBottom w:val="0"/>
              <w:divBdr>
                <w:top w:val="none" w:sz="0" w:space="0" w:color="auto"/>
                <w:left w:val="none" w:sz="0" w:space="0" w:color="auto"/>
                <w:bottom w:val="none" w:sz="0" w:space="0" w:color="auto"/>
                <w:right w:val="none" w:sz="0" w:space="0" w:color="auto"/>
              </w:divBdr>
            </w:div>
            <w:div w:id="748118405">
              <w:marLeft w:val="0"/>
              <w:marRight w:val="0"/>
              <w:marTop w:val="0"/>
              <w:marBottom w:val="0"/>
              <w:divBdr>
                <w:top w:val="none" w:sz="0" w:space="0" w:color="auto"/>
                <w:left w:val="none" w:sz="0" w:space="0" w:color="auto"/>
                <w:bottom w:val="none" w:sz="0" w:space="0" w:color="auto"/>
                <w:right w:val="none" w:sz="0" w:space="0" w:color="auto"/>
              </w:divBdr>
            </w:div>
            <w:div w:id="1244145899">
              <w:marLeft w:val="0"/>
              <w:marRight w:val="0"/>
              <w:marTop w:val="0"/>
              <w:marBottom w:val="0"/>
              <w:divBdr>
                <w:top w:val="none" w:sz="0" w:space="0" w:color="auto"/>
                <w:left w:val="none" w:sz="0" w:space="0" w:color="auto"/>
                <w:bottom w:val="none" w:sz="0" w:space="0" w:color="auto"/>
                <w:right w:val="none" w:sz="0" w:space="0" w:color="auto"/>
              </w:divBdr>
            </w:div>
            <w:div w:id="1927153673">
              <w:marLeft w:val="0"/>
              <w:marRight w:val="0"/>
              <w:marTop w:val="0"/>
              <w:marBottom w:val="0"/>
              <w:divBdr>
                <w:top w:val="none" w:sz="0" w:space="0" w:color="auto"/>
                <w:left w:val="none" w:sz="0" w:space="0" w:color="auto"/>
                <w:bottom w:val="none" w:sz="0" w:space="0" w:color="auto"/>
                <w:right w:val="none" w:sz="0" w:space="0" w:color="auto"/>
              </w:divBdr>
            </w:div>
          </w:divsChild>
        </w:div>
        <w:div w:id="1686519395">
          <w:marLeft w:val="0"/>
          <w:marRight w:val="0"/>
          <w:marTop w:val="0"/>
          <w:marBottom w:val="0"/>
          <w:divBdr>
            <w:top w:val="none" w:sz="0" w:space="0" w:color="auto"/>
            <w:left w:val="none" w:sz="0" w:space="0" w:color="auto"/>
            <w:bottom w:val="none" w:sz="0" w:space="0" w:color="auto"/>
            <w:right w:val="none" w:sz="0" w:space="0" w:color="auto"/>
          </w:divBdr>
        </w:div>
        <w:div w:id="1983269656">
          <w:marLeft w:val="0"/>
          <w:marRight w:val="0"/>
          <w:marTop w:val="0"/>
          <w:marBottom w:val="0"/>
          <w:divBdr>
            <w:top w:val="none" w:sz="0" w:space="0" w:color="auto"/>
            <w:left w:val="none" w:sz="0" w:space="0" w:color="auto"/>
            <w:bottom w:val="none" w:sz="0" w:space="0" w:color="auto"/>
            <w:right w:val="none" w:sz="0" w:space="0" w:color="auto"/>
          </w:divBdr>
        </w:div>
      </w:divsChild>
    </w:div>
    <w:div w:id="609968832">
      <w:bodyDiv w:val="1"/>
      <w:marLeft w:val="0"/>
      <w:marRight w:val="0"/>
      <w:marTop w:val="0"/>
      <w:marBottom w:val="0"/>
      <w:divBdr>
        <w:top w:val="none" w:sz="0" w:space="0" w:color="auto"/>
        <w:left w:val="none" w:sz="0" w:space="0" w:color="auto"/>
        <w:bottom w:val="none" w:sz="0" w:space="0" w:color="auto"/>
        <w:right w:val="none" w:sz="0" w:space="0" w:color="auto"/>
      </w:divBdr>
    </w:div>
    <w:div w:id="637761775">
      <w:bodyDiv w:val="1"/>
      <w:marLeft w:val="0"/>
      <w:marRight w:val="0"/>
      <w:marTop w:val="0"/>
      <w:marBottom w:val="0"/>
      <w:divBdr>
        <w:top w:val="none" w:sz="0" w:space="0" w:color="auto"/>
        <w:left w:val="none" w:sz="0" w:space="0" w:color="auto"/>
        <w:bottom w:val="none" w:sz="0" w:space="0" w:color="auto"/>
        <w:right w:val="none" w:sz="0" w:space="0" w:color="auto"/>
      </w:divBdr>
    </w:div>
    <w:div w:id="717433282">
      <w:bodyDiv w:val="1"/>
      <w:marLeft w:val="0"/>
      <w:marRight w:val="0"/>
      <w:marTop w:val="0"/>
      <w:marBottom w:val="0"/>
      <w:divBdr>
        <w:top w:val="none" w:sz="0" w:space="0" w:color="auto"/>
        <w:left w:val="none" w:sz="0" w:space="0" w:color="auto"/>
        <w:bottom w:val="none" w:sz="0" w:space="0" w:color="auto"/>
        <w:right w:val="none" w:sz="0" w:space="0" w:color="auto"/>
      </w:divBdr>
    </w:div>
    <w:div w:id="768934084">
      <w:bodyDiv w:val="1"/>
      <w:marLeft w:val="0"/>
      <w:marRight w:val="0"/>
      <w:marTop w:val="0"/>
      <w:marBottom w:val="0"/>
      <w:divBdr>
        <w:top w:val="none" w:sz="0" w:space="0" w:color="auto"/>
        <w:left w:val="none" w:sz="0" w:space="0" w:color="auto"/>
        <w:bottom w:val="none" w:sz="0" w:space="0" w:color="auto"/>
        <w:right w:val="none" w:sz="0" w:space="0" w:color="auto"/>
      </w:divBdr>
    </w:div>
    <w:div w:id="769400263">
      <w:bodyDiv w:val="1"/>
      <w:marLeft w:val="0"/>
      <w:marRight w:val="0"/>
      <w:marTop w:val="0"/>
      <w:marBottom w:val="0"/>
      <w:divBdr>
        <w:top w:val="none" w:sz="0" w:space="0" w:color="auto"/>
        <w:left w:val="none" w:sz="0" w:space="0" w:color="auto"/>
        <w:bottom w:val="none" w:sz="0" w:space="0" w:color="auto"/>
        <w:right w:val="none" w:sz="0" w:space="0" w:color="auto"/>
      </w:divBdr>
    </w:div>
    <w:div w:id="934899588">
      <w:bodyDiv w:val="1"/>
      <w:marLeft w:val="0"/>
      <w:marRight w:val="0"/>
      <w:marTop w:val="0"/>
      <w:marBottom w:val="0"/>
      <w:divBdr>
        <w:top w:val="none" w:sz="0" w:space="0" w:color="auto"/>
        <w:left w:val="none" w:sz="0" w:space="0" w:color="auto"/>
        <w:bottom w:val="none" w:sz="0" w:space="0" w:color="auto"/>
        <w:right w:val="none" w:sz="0" w:space="0" w:color="auto"/>
      </w:divBdr>
    </w:div>
    <w:div w:id="936983051">
      <w:bodyDiv w:val="1"/>
      <w:marLeft w:val="0"/>
      <w:marRight w:val="0"/>
      <w:marTop w:val="0"/>
      <w:marBottom w:val="0"/>
      <w:divBdr>
        <w:top w:val="none" w:sz="0" w:space="0" w:color="auto"/>
        <w:left w:val="none" w:sz="0" w:space="0" w:color="auto"/>
        <w:bottom w:val="none" w:sz="0" w:space="0" w:color="auto"/>
        <w:right w:val="none" w:sz="0" w:space="0" w:color="auto"/>
      </w:divBdr>
    </w:div>
    <w:div w:id="956565651">
      <w:bodyDiv w:val="1"/>
      <w:marLeft w:val="0"/>
      <w:marRight w:val="0"/>
      <w:marTop w:val="0"/>
      <w:marBottom w:val="0"/>
      <w:divBdr>
        <w:top w:val="none" w:sz="0" w:space="0" w:color="auto"/>
        <w:left w:val="none" w:sz="0" w:space="0" w:color="auto"/>
        <w:bottom w:val="none" w:sz="0" w:space="0" w:color="auto"/>
        <w:right w:val="none" w:sz="0" w:space="0" w:color="auto"/>
      </w:divBdr>
    </w:div>
    <w:div w:id="1043754078">
      <w:bodyDiv w:val="1"/>
      <w:marLeft w:val="0"/>
      <w:marRight w:val="0"/>
      <w:marTop w:val="0"/>
      <w:marBottom w:val="0"/>
      <w:divBdr>
        <w:top w:val="none" w:sz="0" w:space="0" w:color="auto"/>
        <w:left w:val="none" w:sz="0" w:space="0" w:color="auto"/>
        <w:bottom w:val="none" w:sz="0" w:space="0" w:color="auto"/>
        <w:right w:val="none" w:sz="0" w:space="0" w:color="auto"/>
      </w:divBdr>
    </w:div>
    <w:div w:id="1050961100">
      <w:bodyDiv w:val="1"/>
      <w:marLeft w:val="0"/>
      <w:marRight w:val="0"/>
      <w:marTop w:val="0"/>
      <w:marBottom w:val="0"/>
      <w:divBdr>
        <w:top w:val="none" w:sz="0" w:space="0" w:color="auto"/>
        <w:left w:val="none" w:sz="0" w:space="0" w:color="auto"/>
        <w:bottom w:val="none" w:sz="0" w:space="0" w:color="auto"/>
        <w:right w:val="none" w:sz="0" w:space="0" w:color="auto"/>
      </w:divBdr>
    </w:div>
    <w:div w:id="1051533875">
      <w:bodyDiv w:val="1"/>
      <w:marLeft w:val="0"/>
      <w:marRight w:val="0"/>
      <w:marTop w:val="0"/>
      <w:marBottom w:val="0"/>
      <w:divBdr>
        <w:top w:val="none" w:sz="0" w:space="0" w:color="auto"/>
        <w:left w:val="none" w:sz="0" w:space="0" w:color="auto"/>
        <w:bottom w:val="none" w:sz="0" w:space="0" w:color="auto"/>
        <w:right w:val="none" w:sz="0" w:space="0" w:color="auto"/>
      </w:divBdr>
    </w:div>
    <w:div w:id="1052001758">
      <w:bodyDiv w:val="1"/>
      <w:marLeft w:val="0"/>
      <w:marRight w:val="0"/>
      <w:marTop w:val="0"/>
      <w:marBottom w:val="0"/>
      <w:divBdr>
        <w:top w:val="none" w:sz="0" w:space="0" w:color="auto"/>
        <w:left w:val="none" w:sz="0" w:space="0" w:color="auto"/>
        <w:bottom w:val="none" w:sz="0" w:space="0" w:color="auto"/>
        <w:right w:val="none" w:sz="0" w:space="0" w:color="auto"/>
      </w:divBdr>
    </w:div>
    <w:div w:id="1105882629">
      <w:bodyDiv w:val="1"/>
      <w:marLeft w:val="0"/>
      <w:marRight w:val="0"/>
      <w:marTop w:val="0"/>
      <w:marBottom w:val="0"/>
      <w:divBdr>
        <w:top w:val="none" w:sz="0" w:space="0" w:color="auto"/>
        <w:left w:val="none" w:sz="0" w:space="0" w:color="auto"/>
        <w:bottom w:val="none" w:sz="0" w:space="0" w:color="auto"/>
        <w:right w:val="none" w:sz="0" w:space="0" w:color="auto"/>
      </w:divBdr>
    </w:div>
    <w:div w:id="1199927184">
      <w:bodyDiv w:val="1"/>
      <w:marLeft w:val="0"/>
      <w:marRight w:val="0"/>
      <w:marTop w:val="0"/>
      <w:marBottom w:val="0"/>
      <w:divBdr>
        <w:top w:val="none" w:sz="0" w:space="0" w:color="auto"/>
        <w:left w:val="none" w:sz="0" w:space="0" w:color="auto"/>
        <w:bottom w:val="none" w:sz="0" w:space="0" w:color="auto"/>
        <w:right w:val="none" w:sz="0" w:space="0" w:color="auto"/>
      </w:divBdr>
    </w:div>
    <w:div w:id="1244292683">
      <w:bodyDiv w:val="1"/>
      <w:marLeft w:val="0"/>
      <w:marRight w:val="0"/>
      <w:marTop w:val="0"/>
      <w:marBottom w:val="0"/>
      <w:divBdr>
        <w:top w:val="none" w:sz="0" w:space="0" w:color="auto"/>
        <w:left w:val="none" w:sz="0" w:space="0" w:color="auto"/>
        <w:bottom w:val="none" w:sz="0" w:space="0" w:color="auto"/>
        <w:right w:val="none" w:sz="0" w:space="0" w:color="auto"/>
      </w:divBdr>
      <w:divsChild>
        <w:div w:id="182284044">
          <w:marLeft w:val="0"/>
          <w:marRight w:val="0"/>
          <w:marTop w:val="0"/>
          <w:marBottom w:val="0"/>
          <w:divBdr>
            <w:top w:val="none" w:sz="0" w:space="0" w:color="auto"/>
            <w:left w:val="single" w:sz="6" w:space="0" w:color="DDDDDD"/>
            <w:bottom w:val="single" w:sz="6" w:space="0" w:color="DDDDDD"/>
            <w:right w:val="single" w:sz="6" w:space="0" w:color="DDDDDD"/>
          </w:divBdr>
          <w:divsChild>
            <w:div w:id="4891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3243">
      <w:bodyDiv w:val="1"/>
      <w:marLeft w:val="0"/>
      <w:marRight w:val="0"/>
      <w:marTop w:val="0"/>
      <w:marBottom w:val="0"/>
      <w:divBdr>
        <w:top w:val="none" w:sz="0" w:space="0" w:color="auto"/>
        <w:left w:val="none" w:sz="0" w:space="0" w:color="auto"/>
        <w:bottom w:val="none" w:sz="0" w:space="0" w:color="auto"/>
        <w:right w:val="none" w:sz="0" w:space="0" w:color="auto"/>
      </w:divBdr>
    </w:div>
    <w:div w:id="1332635049">
      <w:bodyDiv w:val="1"/>
      <w:marLeft w:val="0"/>
      <w:marRight w:val="0"/>
      <w:marTop w:val="0"/>
      <w:marBottom w:val="0"/>
      <w:divBdr>
        <w:top w:val="none" w:sz="0" w:space="0" w:color="auto"/>
        <w:left w:val="none" w:sz="0" w:space="0" w:color="auto"/>
        <w:bottom w:val="none" w:sz="0" w:space="0" w:color="auto"/>
        <w:right w:val="none" w:sz="0" w:space="0" w:color="auto"/>
      </w:divBdr>
    </w:div>
    <w:div w:id="1390304195">
      <w:bodyDiv w:val="1"/>
      <w:marLeft w:val="0"/>
      <w:marRight w:val="0"/>
      <w:marTop w:val="0"/>
      <w:marBottom w:val="0"/>
      <w:divBdr>
        <w:top w:val="none" w:sz="0" w:space="0" w:color="auto"/>
        <w:left w:val="none" w:sz="0" w:space="0" w:color="auto"/>
        <w:bottom w:val="none" w:sz="0" w:space="0" w:color="auto"/>
        <w:right w:val="none" w:sz="0" w:space="0" w:color="auto"/>
      </w:divBdr>
    </w:div>
    <w:div w:id="1467890783">
      <w:bodyDiv w:val="1"/>
      <w:marLeft w:val="0"/>
      <w:marRight w:val="0"/>
      <w:marTop w:val="0"/>
      <w:marBottom w:val="0"/>
      <w:divBdr>
        <w:top w:val="none" w:sz="0" w:space="0" w:color="auto"/>
        <w:left w:val="none" w:sz="0" w:space="0" w:color="auto"/>
        <w:bottom w:val="none" w:sz="0" w:space="0" w:color="auto"/>
        <w:right w:val="none" w:sz="0" w:space="0" w:color="auto"/>
      </w:divBdr>
    </w:div>
    <w:div w:id="1522086344">
      <w:bodyDiv w:val="1"/>
      <w:marLeft w:val="0"/>
      <w:marRight w:val="0"/>
      <w:marTop w:val="0"/>
      <w:marBottom w:val="0"/>
      <w:divBdr>
        <w:top w:val="none" w:sz="0" w:space="0" w:color="auto"/>
        <w:left w:val="none" w:sz="0" w:space="0" w:color="auto"/>
        <w:bottom w:val="none" w:sz="0" w:space="0" w:color="auto"/>
        <w:right w:val="none" w:sz="0" w:space="0" w:color="auto"/>
      </w:divBdr>
    </w:div>
    <w:div w:id="1669406178">
      <w:bodyDiv w:val="1"/>
      <w:marLeft w:val="0"/>
      <w:marRight w:val="0"/>
      <w:marTop w:val="0"/>
      <w:marBottom w:val="0"/>
      <w:divBdr>
        <w:top w:val="none" w:sz="0" w:space="0" w:color="auto"/>
        <w:left w:val="none" w:sz="0" w:space="0" w:color="auto"/>
        <w:bottom w:val="none" w:sz="0" w:space="0" w:color="auto"/>
        <w:right w:val="none" w:sz="0" w:space="0" w:color="auto"/>
      </w:divBdr>
    </w:div>
    <w:div w:id="1788041277">
      <w:bodyDiv w:val="1"/>
      <w:marLeft w:val="0"/>
      <w:marRight w:val="0"/>
      <w:marTop w:val="0"/>
      <w:marBottom w:val="0"/>
      <w:divBdr>
        <w:top w:val="none" w:sz="0" w:space="0" w:color="auto"/>
        <w:left w:val="none" w:sz="0" w:space="0" w:color="auto"/>
        <w:bottom w:val="none" w:sz="0" w:space="0" w:color="auto"/>
        <w:right w:val="none" w:sz="0" w:space="0" w:color="auto"/>
      </w:divBdr>
    </w:div>
    <w:div w:id="1822038521">
      <w:bodyDiv w:val="1"/>
      <w:marLeft w:val="0"/>
      <w:marRight w:val="0"/>
      <w:marTop w:val="0"/>
      <w:marBottom w:val="0"/>
      <w:divBdr>
        <w:top w:val="none" w:sz="0" w:space="0" w:color="auto"/>
        <w:left w:val="none" w:sz="0" w:space="0" w:color="auto"/>
        <w:bottom w:val="none" w:sz="0" w:space="0" w:color="auto"/>
        <w:right w:val="none" w:sz="0" w:space="0" w:color="auto"/>
      </w:divBdr>
    </w:div>
    <w:div w:id="1839493093">
      <w:bodyDiv w:val="1"/>
      <w:marLeft w:val="0"/>
      <w:marRight w:val="0"/>
      <w:marTop w:val="0"/>
      <w:marBottom w:val="0"/>
      <w:divBdr>
        <w:top w:val="none" w:sz="0" w:space="0" w:color="auto"/>
        <w:left w:val="none" w:sz="0" w:space="0" w:color="auto"/>
        <w:bottom w:val="none" w:sz="0" w:space="0" w:color="auto"/>
        <w:right w:val="none" w:sz="0" w:space="0" w:color="auto"/>
      </w:divBdr>
    </w:div>
    <w:div w:id="2031487008">
      <w:bodyDiv w:val="1"/>
      <w:marLeft w:val="0"/>
      <w:marRight w:val="0"/>
      <w:marTop w:val="0"/>
      <w:marBottom w:val="0"/>
      <w:divBdr>
        <w:top w:val="none" w:sz="0" w:space="0" w:color="auto"/>
        <w:left w:val="none" w:sz="0" w:space="0" w:color="auto"/>
        <w:bottom w:val="none" w:sz="0" w:space="0" w:color="auto"/>
        <w:right w:val="none" w:sz="0" w:space="0" w:color="auto"/>
      </w:divBdr>
    </w:div>
    <w:div w:id="2035692510">
      <w:bodyDiv w:val="1"/>
      <w:marLeft w:val="0"/>
      <w:marRight w:val="0"/>
      <w:marTop w:val="0"/>
      <w:marBottom w:val="0"/>
      <w:divBdr>
        <w:top w:val="none" w:sz="0" w:space="0" w:color="auto"/>
        <w:left w:val="none" w:sz="0" w:space="0" w:color="auto"/>
        <w:bottom w:val="none" w:sz="0" w:space="0" w:color="auto"/>
        <w:right w:val="none" w:sz="0" w:space="0" w:color="auto"/>
      </w:divBdr>
    </w:div>
    <w:div w:id="2036617670">
      <w:bodyDiv w:val="1"/>
      <w:marLeft w:val="0"/>
      <w:marRight w:val="0"/>
      <w:marTop w:val="0"/>
      <w:marBottom w:val="0"/>
      <w:divBdr>
        <w:top w:val="none" w:sz="0" w:space="0" w:color="auto"/>
        <w:left w:val="none" w:sz="0" w:space="0" w:color="auto"/>
        <w:bottom w:val="none" w:sz="0" w:space="0" w:color="auto"/>
        <w:right w:val="none" w:sz="0" w:space="0" w:color="auto"/>
      </w:divBdr>
    </w:div>
    <w:div w:id="2044741502">
      <w:bodyDiv w:val="1"/>
      <w:marLeft w:val="0"/>
      <w:marRight w:val="0"/>
      <w:marTop w:val="0"/>
      <w:marBottom w:val="0"/>
      <w:divBdr>
        <w:top w:val="none" w:sz="0" w:space="0" w:color="auto"/>
        <w:left w:val="none" w:sz="0" w:space="0" w:color="auto"/>
        <w:bottom w:val="none" w:sz="0" w:space="0" w:color="auto"/>
        <w:right w:val="none" w:sz="0" w:space="0" w:color="auto"/>
      </w:divBdr>
    </w:div>
    <w:div w:id="2099252014">
      <w:bodyDiv w:val="1"/>
      <w:marLeft w:val="0"/>
      <w:marRight w:val="0"/>
      <w:marTop w:val="0"/>
      <w:marBottom w:val="0"/>
      <w:divBdr>
        <w:top w:val="none" w:sz="0" w:space="0" w:color="auto"/>
        <w:left w:val="none" w:sz="0" w:space="0" w:color="auto"/>
        <w:bottom w:val="none" w:sz="0" w:space="0" w:color="auto"/>
        <w:right w:val="none" w:sz="0" w:space="0" w:color="auto"/>
      </w:divBdr>
    </w:div>
    <w:div w:id="2102527887">
      <w:bodyDiv w:val="1"/>
      <w:marLeft w:val="0"/>
      <w:marRight w:val="0"/>
      <w:marTop w:val="0"/>
      <w:marBottom w:val="0"/>
      <w:divBdr>
        <w:top w:val="none" w:sz="0" w:space="0" w:color="auto"/>
        <w:left w:val="none" w:sz="0" w:space="0" w:color="auto"/>
        <w:bottom w:val="none" w:sz="0" w:space="0" w:color="auto"/>
        <w:right w:val="none" w:sz="0" w:space="0" w:color="auto"/>
      </w:divBdr>
    </w:div>
    <w:div w:id="214172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pp.diagrams.net/" TargetMode="External"/><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ysliit-my.sharepoint.com/:i:/g/personal/it19188546_my_sliit_lk/EUL7MtZPIhdKlFlwqY_0sugB81Rlt9ziUZ7frMqTM7LNCQ?e=UJ32Io" TargetMode="External"/><Relationship Id="rId22" Type="http://schemas.openxmlformats.org/officeDocument/2006/relationships/image" Target="media/image10.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B9656A6C-13B5-4CED-B1E2-7023741206D8}"/>
      </w:docPartPr>
      <w:docPartBody>
        <w:p w:rsidR="00346AC3" w:rsidRDefault="00864037">
          <w:r w:rsidRPr="00766632">
            <w:rPr>
              <w:rStyle w:val="PlaceholderText"/>
            </w:rPr>
            <w:t>Choose an item.</w:t>
          </w:r>
        </w:p>
      </w:docPartBody>
    </w:docPart>
    <w:docPart>
      <w:docPartPr>
        <w:name w:val="56EA319E066B43EEB760261F330E6118"/>
        <w:category>
          <w:name w:val="General"/>
          <w:gallery w:val="placeholder"/>
        </w:category>
        <w:types>
          <w:type w:val="bbPlcHdr"/>
        </w:types>
        <w:behaviors>
          <w:behavior w:val="content"/>
        </w:behaviors>
        <w:guid w:val="{25D4CFC8-DD9A-4253-9CAD-7F7CC4D84EA1}"/>
      </w:docPartPr>
      <w:docPartBody>
        <w:p w:rsidR="00346AC3" w:rsidRDefault="00864037" w:rsidP="00864037">
          <w:pPr>
            <w:pStyle w:val="56EA319E066B43EEB760261F330E6118"/>
          </w:pPr>
          <w:r w:rsidRPr="00766632">
            <w:rPr>
              <w:rStyle w:val="PlaceholderText"/>
            </w:rPr>
            <w:t>Choose an item.</w:t>
          </w:r>
        </w:p>
      </w:docPartBody>
    </w:docPart>
    <w:docPart>
      <w:docPartPr>
        <w:name w:val="EEA3CE78126949428E9D5123AA6C7072"/>
        <w:category>
          <w:name w:val="General"/>
          <w:gallery w:val="placeholder"/>
        </w:category>
        <w:types>
          <w:type w:val="bbPlcHdr"/>
        </w:types>
        <w:behaviors>
          <w:behavior w:val="content"/>
        </w:behaviors>
        <w:guid w:val="{FA8BB690-86AC-43C7-8608-A9926ECA856C}"/>
      </w:docPartPr>
      <w:docPartBody>
        <w:p w:rsidR="00552A4A" w:rsidRDefault="008F61F5" w:rsidP="008F61F5">
          <w:pPr>
            <w:pStyle w:val="EEA3CE78126949428E9D5123AA6C7072"/>
          </w:pPr>
          <w:r w:rsidRPr="00766632">
            <w:rPr>
              <w:rStyle w:val="PlaceholderText"/>
            </w:rPr>
            <w:t>Choose an item.</w:t>
          </w:r>
        </w:p>
      </w:docPartBody>
    </w:docPart>
    <w:docPart>
      <w:docPartPr>
        <w:name w:val="F1E8CEE6A9694B879792EDB1B72F2CB6"/>
        <w:category>
          <w:name w:val="General"/>
          <w:gallery w:val="placeholder"/>
        </w:category>
        <w:types>
          <w:type w:val="bbPlcHdr"/>
        </w:types>
        <w:behaviors>
          <w:behavior w:val="content"/>
        </w:behaviors>
        <w:guid w:val="{EE85F359-69FD-4DD9-A2DB-0927F3CAE94D}"/>
      </w:docPartPr>
      <w:docPartBody>
        <w:p w:rsidR="00340772" w:rsidRDefault="00864037">
          <w:pPr>
            <w:pStyle w:val="F1E8CEE6A9694B879792EDB1B72F2CB6"/>
          </w:pPr>
          <w:r w:rsidRPr="00766632">
            <w:rPr>
              <w:rStyle w:val="PlaceholderText"/>
            </w:rPr>
            <w:t>Choose an item.</w:t>
          </w:r>
        </w:p>
      </w:docPartBody>
    </w:docPart>
    <w:docPart>
      <w:docPartPr>
        <w:name w:val="20D842BF6D1248D9833CCA9929653164"/>
        <w:category>
          <w:name w:val="General"/>
          <w:gallery w:val="placeholder"/>
        </w:category>
        <w:types>
          <w:type w:val="bbPlcHdr"/>
        </w:types>
        <w:behaviors>
          <w:behavior w:val="content"/>
        </w:behaviors>
        <w:guid w:val="{A39BB1A3-07E4-41E3-BA99-66C5B8A17C59}"/>
      </w:docPartPr>
      <w:docPartBody>
        <w:p w:rsidR="00340772" w:rsidRDefault="00864037">
          <w:pPr>
            <w:pStyle w:val="20D842BF6D1248D9833CCA9929653164"/>
          </w:pPr>
          <w:r w:rsidRPr="00766632">
            <w:rPr>
              <w:rStyle w:val="PlaceholderText"/>
            </w:rPr>
            <w:t>Choose an item.</w:t>
          </w:r>
        </w:p>
      </w:docPartBody>
    </w:docPart>
    <w:docPart>
      <w:docPartPr>
        <w:name w:val="9C63F77ECCB04408B9A51BD032D43533"/>
        <w:category>
          <w:name w:val="General"/>
          <w:gallery w:val="placeholder"/>
        </w:category>
        <w:types>
          <w:type w:val="bbPlcHdr"/>
        </w:types>
        <w:behaviors>
          <w:behavior w:val="content"/>
        </w:behaviors>
        <w:guid w:val="{A21D70E3-A944-4BDC-A1D2-4C70A9909608}"/>
      </w:docPartPr>
      <w:docPartBody>
        <w:p w:rsidR="00340772" w:rsidRDefault="00864037">
          <w:pPr>
            <w:pStyle w:val="9C63F77ECCB04408B9A51BD032D43533"/>
          </w:pPr>
          <w:r w:rsidRPr="0076663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Iskoola Pota">
    <w:charset w:val="00"/>
    <w:family w:val="swiss"/>
    <w:pitch w:val="variable"/>
    <w:sig w:usb0="00000003" w:usb1="00000000" w:usb2="00000200" w:usb3="00000000" w:csb0="00000001" w:csb1="00000000"/>
  </w:font>
  <w:font w:name="Monotype Corsiva">
    <w:panose1 w:val="03010101010201010101"/>
    <w:charset w:val="00"/>
    <w:family w:val="script"/>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037"/>
    <w:rsid w:val="00055C1D"/>
    <w:rsid w:val="000D7296"/>
    <w:rsid w:val="001A035E"/>
    <w:rsid w:val="00254766"/>
    <w:rsid w:val="002F5A02"/>
    <w:rsid w:val="00336A44"/>
    <w:rsid w:val="00340772"/>
    <w:rsid w:val="00346AC3"/>
    <w:rsid w:val="004F71E3"/>
    <w:rsid w:val="00552A4A"/>
    <w:rsid w:val="00557C7A"/>
    <w:rsid w:val="0058243A"/>
    <w:rsid w:val="005B755C"/>
    <w:rsid w:val="00621717"/>
    <w:rsid w:val="00671920"/>
    <w:rsid w:val="00686937"/>
    <w:rsid w:val="006903DD"/>
    <w:rsid w:val="006A4D0F"/>
    <w:rsid w:val="0070603A"/>
    <w:rsid w:val="007653BF"/>
    <w:rsid w:val="00787DBF"/>
    <w:rsid w:val="007F436C"/>
    <w:rsid w:val="00864037"/>
    <w:rsid w:val="0088039B"/>
    <w:rsid w:val="008F61F5"/>
    <w:rsid w:val="00920A30"/>
    <w:rsid w:val="009279F3"/>
    <w:rsid w:val="00932B47"/>
    <w:rsid w:val="00976A31"/>
    <w:rsid w:val="00A1716E"/>
    <w:rsid w:val="00A66DCF"/>
    <w:rsid w:val="00AB6C27"/>
    <w:rsid w:val="00B44396"/>
    <w:rsid w:val="00B66500"/>
    <w:rsid w:val="00B87FD4"/>
    <w:rsid w:val="00BC0EA7"/>
    <w:rsid w:val="00C064AC"/>
    <w:rsid w:val="00D01E41"/>
    <w:rsid w:val="00D41DB7"/>
    <w:rsid w:val="00E8439F"/>
    <w:rsid w:val="00F238FD"/>
    <w:rsid w:val="00F91FAD"/>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ecimalSymbol w:val="."/>
  <w:listSeparator w:val=","/>
  <w14:docId w14:val="15750D04"/>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61F5"/>
    <w:rPr>
      <w:color w:val="808080"/>
    </w:rPr>
  </w:style>
  <w:style w:type="paragraph" w:customStyle="1" w:styleId="56EA319E066B43EEB760261F330E6118">
    <w:name w:val="56EA319E066B43EEB760261F330E6118"/>
    <w:rsid w:val="00864037"/>
  </w:style>
  <w:style w:type="paragraph" w:customStyle="1" w:styleId="EEA3CE78126949428E9D5123AA6C7072">
    <w:name w:val="EEA3CE78126949428E9D5123AA6C7072"/>
    <w:rsid w:val="008F61F5"/>
    <w:rPr>
      <w:rFonts w:cs="Mangal"/>
      <w:szCs w:val="20"/>
      <w:lang w:eastAsia="zh-CN" w:bidi="hi-IN"/>
    </w:rPr>
  </w:style>
  <w:style w:type="paragraph" w:customStyle="1" w:styleId="F1E8CEE6A9694B879792EDB1B72F2CB6">
    <w:name w:val="F1E8CEE6A9694B879792EDB1B72F2CB6"/>
    <w:rPr>
      <w:lang w:eastAsia="en-US" w:bidi="si-LK"/>
    </w:rPr>
  </w:style>
  <w:style w:type="paragraph" w:customStyle="1" w:styleId="20D842BF6D1248D9833CCA9929653164">
    <w:name w:val="20D842BF6D1248D9833CCA9929653164"/>
    <w:rPr>
      <w:lang w:eastAsia="en-US" w:bidi="si-LK"/>
    </w:rPr>
  </w:style>
  <w:style w:type="paragraph" w:customStyle="1" w:styleId="9C63F77ECCB04408B9A51BD032D43533">
    <w:name w:val="9C63F77ECCB04408B9A51BD032D43533"/>
    <w:rPr>
      <w:lang w:eastAsia="en-US" w:bidi="si-L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Bro21</b:Tag>
    <b:SourceType>DocumentFromInternetSite</b:SourceType>
    <b:Guid>{C7069DEF-F95E-4A72-8DD1-7DBEE23F3616}</b:Guid>
    <b:Title>education</b:Title>
    <b:Year>2021</b:Year>
    <b:Author>
      <b:Author>
        <b:NameList>
          <b:Person>
            <b:Last>Browning</b:Last>
            <b:First>Robert</b:First>
          </b:Person>
        </b:NameList>
      </b:Author>
    </b:Author>
    <b:Month>November</b:Month>
    <b:Day>1</b:Day>
    <b:LCID>en-US</b:LCID>
    <b:YearAccessed>2021</b:YearAccessed>
    <b:MonthAccessed>December </b:MonthAccessed>
    <b:DayAccessed>14</b:DayAccessed>
    <b:URL>https://www.britannica.com/topic/education</b:URL>
    <b:RefOrder>1</b:RefOrder>
  </b:Source>
  <b:Source>
    <b:Tag>Sam19</b:Tag>
    <b:SourceType>DocumentFromInternetSite</b:SourceType>
    <b:Guid>{AEA3048D-B328-4538-B884-0F7FC491DCC8}</b:Guid>
    <b:Title>80,000 fail AL exam due to wrong selection of subject stream</b:Title>
    <b:Year>2019</b:Year>
    <b:Author>
      <b:Author>
        <b:NameList>
          <b:Person>
            <b:Last>Nanayakkara</b:Last>
            <b:First>Saman</b:First>
            <b:Middle>Palitha</b:Middle>
          </b:Person>
        </b:NameList>
      </b:Author>
    </b:Author>
    <b:PeriodicalTitle>Daily Mirror Online</b:PeriodicalTitle>
    <b:Month>May</b:Month>
    <b:Day>11</b:Day>
    <b:URL>https://www.dailymirror.lk/front_page/80-000-fail-AL-exam-due-to-wrong-selection-of-subject-stream/238-163708</b:URL>
    <b:RefOrder>2</b:RefOrder>
  </b:Source>
  <b:Source>
    <b:Tag>Alb</b:Tag>
    <b:SourceType>DocumentFromInternetSite</b:SourceType>
    <b:Guid>{BEEDC0E8-CD0D-4E65-8B17-060481E959C9}</b:Guid>
    <b:Title>Albert Einstein Biography</b:Title>
    <b:URL>https://www.notablebiographies.com/Du-Fi/Einstein-Albert.html#ixzz7F32NN1Vl</b:URL>
    <b:Author>
      <b:Author>
        <b:NameList>
          <b:Person>
            <b:Last>Einstein</b:Last>
            <b:First>Albert</b:First>
          </b:Person>
        </b:NameList>
      </b:Author>
    </b:Author>
    <b:RefOrder>3</b:RefOrder>
  </b:Source>
  <b:Source>
    <b:Tag>FEL05</b:Tag>
    <b:SourceType>DocumentFromInternetSite</b:SourceType>
    <b:Guid>{4EA213E6-7486-4C3D-9C7D-762C0B41DC93}</b:Guid>
    <b:Title>Understanding Student Differences</b:Title>
    <b:Year>2005</b:Year>
    <b:YearAccessed>2021</b:YearAccessed>
    <b:MonthAccessed>December</b:MonthAccessed>
    <b:DayAccessed>15</b:DayAccessed>
    <b:URL>https://www.engr.ncsu.edu/wp-content/uploads/drive/1pQQ7SL02ShCauYV13aI15hTQffqgsILv/2005-Understanding%20Student%20Differences%20(JEE).pdf</b:URL>
    <b:Author>
      <b:Author>
        <b:NameList>
          <b:Person>
            <b:Last>FELDER</b:Last>
            <b:First>RICHARD</b:First>
            <b:Middle>M.</b:Middle>
          </b:Person>
          <b:Person>
            <b:Last>BRENT</b:Last>
            <b:First>REBECCA </b:First>
          </b:Person>
        </b:NameList>
      </b:Author>
    </b:Author>
    <b:RefOrder>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B33519-874D-4A0D-840A-E36584235668}">
  <ds:schemaRefs>
    <ds:schemaRef ds:uri="http://schemas.microsoft.com/office/2006/metadata/properties"/>
    <ds:schemaRef ds:uri="http://schemas.microsoft.com/office/2006/documentManagement/types"/>
    <ds:schemaRef ds:uri="http://www.w3.org/XML/1998/namespace"/>
    <ds:schemaRef ds:uri="http://schemas.microsoft.com/office/infopath/2007/PartnerControls"/>
    <ds:schemaRef ds:uri="http://purl.org/dc/terms/"/>
    <ds:schemaRef ds:uri="http://purl.org/dc/elements/1.1/"/>
    <ds:schemaRef ds:uri="c6daaa82-f74b-4c56-9828-3f48aabda78c"/>
    <ds:schemaRef ds:uri="http://schemas.openxmlformats.org/package/2006/metadata/core-properties"/>
    <ds:schemaRef ds:uri="da7cb159-5d4f-499d-bb31-daf29cd007d1"/>
    <ds:schemaRef ds:uri="http://purl.org/dc/dcmitype/"/>
  </ds:schemaRefs>
</ds:datastoreItem>
</file>

<file path=customXml/itemProps2.xml><?xml version="1.0" encoding="utf-8"?>
<ds:datastoreItem xmlns:ds="http://schemas.openxmlformats.org/officeDocument/2006/customXml" ds:itemID="{CCBC2B75-A721-4D21-B352-146F0E9B95EB}">
  <ds:schemaRefs>
    <ds:schemaRef ds:uri="http://schemas.openxmlformats.org/officeDocument/2006/bibliography"/>
  </ds:schemaRefs>
</ds:datastoreItem>
</file>

<file path=customXml/itemProps3.xml><?xml version="1.0" encoding="utf-8"?>
<ds:datastoreItem xmlns:ds="http://schemas.openxmlformats.org/officeDocument/2006/customXml" ds:itemID="{AC24ABA2-65F1-4F0D-99E2-251E6C0272F2}">
  <ds:schemaRefs>
    <ds:schemaRef ds:uri="http://schemas.microsoft.com/sharepoint/v3/contenttype/forms"/>
  </ds:schemaRefs>
</ds:datastoreItem>
</file>

<file path=customXml/itemProps4.xml><?xml version="1.0" encoding="utf-8"?>
<ds:datastoreItem xmlns:ds="http://schemas.openxmlformats.org/officeDocument/2006/customXml" ds:itemID="{DA2344F4-CA51-43F0-8FB3-5B3139438D55}"/>
</file>

<file path=docProps/app.xml><?xml version="1.0" encoding="utf-8"?>
<Properties xmlns="http://schemas.openxmlformats.org/officeDocument/2006/extended-properties" xmlns:vt="http://schemas.openxmlformats.org/officeDocument/2006/docPropsVTypes">
  <Template>Normal.dotm</Template>
  <TotalTime>0</TotalTime>
  <Pages>18</Pages>
  <Words>606</Words>
  <Characters>3458</Characters>
  <Application>Microsoft Office Word</Application>
  <DocSecurity>0</DocSecurity>
  <Lines>28</Lines>
  <Paragraphs>8</Paragraphs>
  <ScaleCrop>false</ScaleCrop>
  <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Sachi.r</dc:creator>
  <cp:keywords/>
  <dc:description/>
  <cp:lastModifiedBy>it19188546@my.sliit.lk</cp:lastModifiedBy>
  <cp:revision>2</cp:revision>
  <cp:lastPrinted>2019-07-07T09:19:00Z</cp:lastPrinted>
  <dcterms:created xsi:type="dcterms:W3CDTF">2022-02-24T13:02:00Z</dcterms:created>
  <dcterms:modified xsi:type="dcterms:W3CDTF">2022-02-24T13:02:00Z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